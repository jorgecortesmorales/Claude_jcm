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C1192" w14:textId="77777777" w:rsidR="00F05D31" w:rsidRPr="006D2D38" w:rsidRDefault="00000000">
      <w:pPr>
        <w:spacing w:before="800" w:after="60"/>
        <w:jc w:val="center"/>
        <w:rPr>
          <w:sz w:val="24"/>
          <w:szCs w:val="28"/>
        </w:rPr>
      </w:pPr>
      <w:r w:rsidRPr="006D2D38">
        <w:rPr>
          <w:b/>
          <w:bCs/>
          <w:color w:val="1F3B5C"/>
          <w:sz w:val="32"/>
          <w:szCs w:val="32"/>
        </w:rPr>
        <w:t>Universidad Autónoma Metropolitana</w:t>
      </w:r>
    </w:p>
    <w:p w14:paraId="371ADA64" w14:textId="77777777" w:rsidR="00F05D31" w:rsidRPr="006D2D38" w:rsidRDefault="00000000">
      <w:pPr>
        <w:spacing w:after="60"/>
        <w:jc w:val="center"/>
        <w:rPr>
          <w:sz w:val="24"/>
          <w:szCs w:val="28"/>
        </w:rPr>
      </w:pPr>
      <w:r w:rsidRPr="006D2D38">
        <w:rPr>
          <w:b/>
          <w:bCs/>
          <w:color w:val="1F3B5C"/>
          <w:sz w:val="32"/>
          <w:szCs w:val="32"/>
        </w:rPr>
        <w:t>Unidad Azcapotzalco</w:t>
      </w:r>
    </w:p>
    <w:p w14:paraId="1C390BB1" w14:textId="77777777" w:rsidR="00F05D31" w:rsidRPr="006D2D38" w:rsidRDefault="00000000">
      <w:pPr>
        <w:spacing w:after="60"/>
        <w:jc w:val="center"/>
        <w:rPr>
          <w:sz w:val="24"/>
          <w:szCs w:val="28"/>
        </w:rPr>
      </w:pPr>
      <w:r w:rsidRPr="006D2D38">
        <w:rPr>
          <w:color w:val="44546A"/>
          <w:sz w:val="24"/>
          <w:szCs w:val="24"/>
        </w:rPr>
        <w:t>División de Ciencias Sociales y Humanidades</w:t>
      </w:r>
    </w:p>
    <w:p w14:paraId="53824537" w14:textId="77777777" w:rsidR="00F05D31" w:rsidRPr="006D2D38" w:rsidRDefault="00000000">
      <w:pPr>
        <w:spacing w:after="60"/>
        <w:jc w:val="center"/>
        <w:rPr>
          <w:sz w:val="24"/>
          <w:szCs w:val="28"/>
        </w:rPr>
      </w:pPr>
      <w:r w:rsidRPr="006D2D38">
        <w:rPr>
          <w:color w:val="44546A"/>
          <w:sz w:val="24"/>
          <w:szCs w:val="24"/>
        </w:rPr>
        <w:t>Maestría en Economía</w:t>
      </w:r>
    </w:p>
    <w:p w14:paraId="47A6267F" w14:textId="77777777" w:rsidR="00F05D31" w:rsidRPr="006D2D38" w:rsidRDefault="008952EE">
      <w:pPr>
        <w:spacing w:after="200"/>
        <w:jc w:val="center"/>
        <w:rPr>
          <w:sz w:val="24"/>
          <w:szCs w:val="28"/>
        </w:rPr>
      </w:pPr>
      <w:r w:rsidRPr="006D2D38">
        <w:rPr>
          <w:i/>
          <w:iCs/>
          <w:color w:val="44546A"/>
          <w:sz w:val="24"/>
          <w:szCs w:val="24"/>
        </w:rPr>
        <w:t>Protocolo de investigación para Idónea Comunicación de Resultados (ICR)</w:t>
      </w:r>
    </w:p>
    <w:p w14:paraId="4C1FB5F8" w14:textId="77777777" w:rsidR="00F05D31" w:rsidRPr="006D2D38" w:rsidRDefault="00F05D31">
      <w:pPr>
        <w:pBdr>
          <w:bottom w:val="single" w:sz="6" w:space="2" w:color="1F3B5C"/>
        </w:pBdr>
        <w:spacing w:after="280"/>
        <w:rPr>
          <w:sz w:val="24"/>
          <w:szCs w:val="28"/>
        </w:rPr>
      </w:pPr>
    </w:p>
    <w:p w14:paraId="7794D125" w14:textId="77777777" w:rsidR="00F05D31" w:rsidRPr="006D2D38" w:rsidRDefault="00000000" w:rsidP="000276E4">
      <w:pPr>
        <w:spacing w:after="120"/>
        <w:jc w:val="center"/>
        <w:rPr>
          <w:sz w:val="24"/>
          <w:szCs w:val="28"/>
        </w:rPr>
      </w:pPr>
      <w:r w:rsidRPr="006D2D38">
        <w:rPr>
          <w:b/>
          <w:bCs/>
          <w:color w:val="1F3B5C"/>
          <w:sz w:val="44"/>
          <w:szCs w:val="44"/>
        </w:rPr>
        <w:t>Extracción de minerales críticos y encadenamiento</w:t>
      </w:r>
      <w:r w:rsidR="000276E4" w:rsidRPr="006D2D38">
        <w:rPr>
          <w:sz w:val="24"/>
          <w:szCs w:val="28"/>
        </w:rPr>
        <w:t xml:space="preserve"> </w:t>
      </w:r>
      <w:r w:rsidRPr="006D2D38">
        <w:rPr>
          <w:b/>
          <w:bCs/>
          <w:color w:val="1F3B5C"/>
          <w:sz w:val="44"/>
          <w:szCs w:val="44"/>
        </w:rPr>
        <w:t>productivo en México, 1992–2025</w:t>
      </w:r>
    </w:p>
    <w:p w14:paraId="2328616B" w14:textId="77777777" w:rsidR="00F05D31" w:rsidRPr="00AE0E4C" w:rsidRDefault="00000000" w:rsidP="000276E4">
      <w:pPr>
        <w:spacing w:after="300"/>
        <w:jc w:val="center"/>
        <w:rPr>
          <w:i/>
          <w:iCs/>
          <w:color w:val="44546A"/>
          <w:sz w:val="24"/>
          <w:szCs w:val="24"/>
        </w:rPr>
      </w:pPr>
      <w:r w:rsidRPr="00AE0E4C">
        <w:rPr>
          <w:i/>
          <w:iCs/>
          <w:color w:val="44546A"/>
          <w:sz w:val="24"/>
          <w:szCs w:val="24"/>
        </w:rPr>
        <w:t>Caracterización de la estructura extractiva, de las cadenas de valor y de la inserción de México en las cadenas de valor globales</w:t>
      </w:r>
    </w:p>
    <w:p w14:paraId="5F2E0BC7" w14:textId="77777777" w:rsidR="00F05D31" w:rsidRPr="006D2D38" w:rsidRDefault="00000000">
      <w:pPr>
        <w:spacing w:before="80"/>
        <w:jc w:val="center"/>
        <w:rPr>
          <w:sz w:val="24"/>
          <w:szCs w:val="28"/>
        </w:rPr>
      </w:pPr>
      <w:r w:rsidRPr="006D2D38">
        <w:rPr>
          <w:color w:val="44546A"/>
          <w:sz w:val="24"/>
          <w:szCs w:val="24"/>
        </w:rPr>
        <w:t xml:space="preserve">Alumno: </w:t>
      </w:r>
      <w:r w:rsidRPr="006D2D38">
        <w:rPr>
          <w:b/>
          <w:bCs/>
          <w:color w:val="1F3B5C"/>
          <w:sz w:val="24"/>
          <w:szCs w:val="24"/>
        </w:rPr>
        <w:t>Jorge Cortés Morales</w:t>
      </w:r>
    </w:p>
    <w:p w14:paraId="0486BD32" w14:textId="77777777" w:rsidR="00F05D31" w:rsidRPr="006D2D38" w:rsidRDefault="00F05D31">
      <w:pPr>
        <w:spacing w:before="80"/>
        <w:rPr>
          <w:sz w:val="24"/>
          <w:szCs w:val="28"/>
        </w:rPr>
      </w:pPr>
    </w:p>
    <w:p w14:paraId="4014C9DB" w14:textId="77777777" w:rsidR="00F05D31" w:rsidRPr="006D2D38" w:rsidRDefault="00000000">
      <w:pPr>
        <w:spacing w:before="80"/>
        <w:jc w:val="center"/>
        <w:rPr>
          <w:sz w:val="24"/>
          <w:szCs w:val="28"/>
        </w:rPr>
      </w:pPr>
      <w:r w:rsidRPr="006D2D38">
        <w:rPr>
          <w:color w:val="44546A"/>
          <w:sz w:val="24"/>
          <w:szCs w:val="24"/>
        </w:rPr>
        <w:t xml:space="preserve">Campo de especialización: </w:t>
      </w:r>
      <w:r w:rsidRPr="006D2D38">
        <w:rPr>
          <w:b/>
          <w:bCs/>
          <w:color w:val="1F3B5C"/>
          <w:sz w:val="24"/>
          <w:szCs w:val="24"/>
        </w:rPr>
        <w:t>Empresas, Finanzas e Innovación (EFI)</w:t>
      </w:r>
    </w:p>
    <w:p w14:paraId="7890B437" w14:textId="77777777" w:rsidR="00F05D31" w:rsidRPr="006D2D38" w:rsidRDefault="00F05D31">
      <w:pPr>
        <w:spacing w:before="80"/>
        <w:rPr>
          <w:sz w:val="24"/>
          <w:szCs w:val="28"/>
        </w:rPr>
      </w:pPr>
    </w:p>
    <w:p w14:paraId="625EA421" w14:textId="77777777" w:rsidR="00F05D31" w:rsidRPr="006D2D38" w:rsidRDefault="00000000">
      <w:pPr>
        <w:spacing w:before="80"/>
        <w:jc w:val="center"/>
        <w:rPr>
          <w:sz w:val="24"/>
          <w:szCs w:val="28"/>
        </w:rPr>
      </w:pPr>
      <w:r w:rsidRPr="006D2D38">
        <w:rPr>
          <w:color w:val="44546A"/>
          <w:sz w:val="24"/>
          <w:szCs w:val="24"/>
        </w:rPr>
        <w:t xml:space="preserve">Propuesta de asesor: </w:t>
      </w:r>
      <w:r w:rsidRPr="006D2D38">
        <w:rPr>
          <w:b/>
          <w:bCs/>
          <w:color w:val="1F3B5C"/>
          <w:sz w:val="24"/>
          <w:szCs w:val="24"/>
        </w:rPr>
        <w:t>Dr. Jordy Micheli Thirion</w:t>
      </w:r>
    </w:p>
    <w:p w14:paraId="63CB7375" w14:textId="77777777" w:rsidR="00F05D31" w:rsidRPr="006D2D38" w:rsidRDefault="00F05D31">
      <w:pPr>
        <w:spacing w:before="80"/>
        <w:rPr>
          <w:sz w:val="24"/>
          <w:szCs w:val="28"/>
        </w:rPr>
      </w:pPr>
    </w:p>
    <w:p w14:paraId="0F1937CF" w14:textId="77777777" w:rsidR="00F05D31" w:rsidRPr="006D2D38" w:rsidRDefault="00000000">
      <w:pPr>
        <w:spacing w:before="80"/>
        <w:jc w:val="center"/>
        <w:rPr>
          <w:sz w:val="24"/>
          <w:szCs w:val="28"/>
        </w:rPr>
      </w:pPr>
      <w:r>
        <w:t>Fecha: 23 de julio de 2026</w:t>
      </w:r>
    </w:p>
    <w:p w14:paraId="557EADAE" w14:textId="77777777" w:rsidR="00F05D31" w:rsidRDefault="00000000">
      <w:pPr>
        <w:pStyle w:val="Ttulo1"/>
        <w:pageBreakBefore/>
        <w:pBdr>
          <w:bottom w:val="single" w:sz="6" w:space="4" w:color="1F3B5C"/>
        </w:pBdr>
      </w:pPr>
      <w:r>
        <w:lastRenderedPageBreak/>
        <w:t>1. Planteamiento del problema de investigación</w:t>
      </w:r>
    </w:p>
    <w:p w14:paraId="77D9CFDD" w14:textId="77777777" w:rsidR="00F05D31" w:rsidRDefault="00000000">
      <w:pPr>
        <w:pStyle w:val="Ttulo2"/>
      </w:pPr>
      <w:r>
        <w:t>a) Antecedentes y contexto</w:t>
      </w:r>
    </w:p>
    <w:p w14:paraId="7A084173" w14:textId="77777777" w:rsidR="00F05D31" w:rsidRDefault="00000000">
      <w:pPr>
        <w:spacing w:after="180" w:line="360" w:lineRule="auto"/>
        <w:jc w:val="both"/>
      </w:pPr>
      <w:r>
        <w:rPr>
          <w:color w:val="000000"/>
        </w:rPr>
        <w:t>La minería mexicana atravesó, entre 1988 y 1994, una transformación estructura</w:t>
      </w:r>
      <w:r w:rsidR="0049076A">
        <w:rPr>
          <w:color w:val="000000"/>
        </w:rPr>
        <w:t>l</w:t>
      </w:r>
      <w:r>
        <w:rPr>
          <w:color w:val="000000"/>
        </w:rPr>
        <w:t>: la desincorporación de aproximadamente 6.6 millones de hectáreas de reservas mineras nacionales, la privatización de las principales empresas paraestatales del sector</w:t>
      </w:r>
      <w:r w:rsidR="0049076A">
        <w:rPr>
          <w:color w:val="000000"/>
        </w:rPr>
        <w:t xml:space="preserve">, como </w:t>
      </w:r>
      <w:r>
        <w:rPr>
          <w:color w:val="000000"/>
        </w:rPr>
        <w:t>la Compañía Minera de Cananea en 1990 y la Compañía Minera Autlán en 1993, entre las más significativas</w:t>
      </w:r>
      <w:r w:rsidR="0049076A">
        <w:rPr>
          <w:color w:val="000000"/>
        </w:rPr>
        <w:t>,</w:t>
      </w:r>
      <w:r>
        <w:rPr>
          <w:color w:val="000000"/>
        </w:rPr>
        <w:t xml:space="preserve"> y la aprobación de la Ley Minera de 1992, que estableció un régimen de concesiones de hasta 50 años renovables sin condicionamiento alguno a la generación de valor agregado nacional (Sariego, 2009; Delgado Wise y Del Pozo, 2001). Este proceso configuró, de manera durable, la estructura de mercado que hoy caracteriza al sector: un número reducido de grandes consorcios de capital nacional </w:t>
      </w:r>
      <w:r w:rsidR="00610E91">
        <w:rPr>
          <w:color w:val="000000"/>
        </w:rPr>
        <w:t>(</w:t>
      </w:r>
      <w:r>
        <w:rPr>
          <w:color w:val="000000"/>
        </w:rPr>
        <w:t>Grupo México, Industrias Peñoles y Minera Frisco</w:t>
      </w:r>
      <w:r w:rsidR="00610E91">
        <w:rPr>
          <w:color w:val="000000"/>
        </w:rPr>
        <w:t>)</w:t>
      </w:r>
      <w:r>
        <w:rPr>
          <w:color w:val="000000"/>
        </w:rPr>
        <w:t xml:space="preserve"> con posiciones dominantes que en varios minerales rozan el monopolio, complementados desde mediados de los noventa por empresas de capital extranjero, principalmente canadiense, especializadas en metales preciosos (De la Garza Pedraza et al., 2021).</w:t>
      </w:r>
    </w:p>
    <w:p w14:paraId="29C3D5D6" w14:textId="77777777" w:rsidR="00F05D31" w:rsidRDefault="00000000">
      <w:pPr>
        <w:spacing w:after="180" w:line="360" w:lineRule="auto"/>
        <w:ind w:firstLine="720"/>
        <w:jc w:val="both"/>
      </w:pPr>
      <w:r>
        <w:rPr>
          <w:color w:val="000000"/>
        </w:rPr>
        <w:t xml:space="preserve">El resultado observable de ese proceso, tres décadas más tarde, es </w:t>
      </w:r>
      <w:r w:rsidR="00DA0DA6">
        <w:rPr>
          <w:color w:val="000000"/>
        </w:rPr>
        <w:t xml:space="preserve">que </w:t>
      </w:r>
      <w:r>
        <w:rPr>
          <w:color w:val="000000"/>
        </w:rPr>
        <w:t>México e</w:t>
      </w:r>
      <w:r w:rsidR="00610E91">
        <w:rPr>
          <w:color w:val="000000"/>
        </w:rPr>
        <w:t>s</w:t>
      </w:r>
      <w:r>
        <w:rPr>
          <w:color w:val="000000"/>
        </w:rPr>
        <w:t xml:space="preserve"> el primer productor mundial de plata </w:t>
      </w:r>
      <w:r w:rsidR="00610E91">
        <w:rPr>
          <w:color w:val="000000"/>
        </w:rPr>
        <w:t>(</w:t>
      </w:r>
      <w:r>
        <w:rPr>
          <w:color w:val="000000"/>
        </w:rPr>
        <w:t>con 24.69% de la producción global en 2025</w:t>
      </w:r>
      <w:r w:rsidR="00610E91">
        <w:rPr>
          <w:color w:val="000000"/>
        </w:rPr>
        <w:t>)</w:t>
      </w:r>
      <w:r>
        <w:rPr>
          <w:color w:val="000000"/>
        </w:rPr>
        <w:t xml:space="preserve">, el segundo de fluorita (12.17%), el sexto de zinc y el décimo de cobre, </w:t>
      </w:r>
      <w:r w:rsidR="00610E91">
        <w:rPr>
          <w:color w:val="000000"/>
        </w:rPr>
        <w:t>pero,</w:t>
      </w:r>
      <w:r>
        <w:rPr>
          <w:color w:val="000000"/>
        </w:rPr>
        <w:t xml:space="preserve"> al mismo tiempo</w:t>
      </w:r>
      <w:r w:rsidR="00610E91">
        <w:rPr>
          <w:color w:val="000000"/>
        </w:rPr>
        <w:t>,</w:t>
      </w:r>
      <w:r>
        <w:rPr>
          <w:color w:val="000000"/>
        </w:rPr>
        <w:t xml:space="preserve"> importa la mayoría de los bienes de alta tecnología que utilizan esos mismos minerales como insumo (Micheli Thirion y Cortés Morales, 2026; U.S. Geological </w:t>
      </w:r>
      <w:proofErr w:type="spellStart"/>
      <w:r>
        <w:rPr>
          <w:color w:val="000000"/>
        </w:rPr>
        <w:t>Survey</w:t>
      </w:r>
      <w:proofErr w:type="spellEnd"/>
      <w:r>
        <w:rPr>
          <w:color w:val="000000"/>
        </w:rPr>
        <w:t>, 2025a). El sector minero-metalúrgico aportó 4.7% del Producto Interno Bruto nacional en 2024 y alcanzó un valor de producción récord de 312,461 millones de pesos ese año (</w:t>
      </w:r>
      <w:proofErr w:type="spellStart"/>
      <w:r>
        <w:rPr>
          <w:color w:val="000000"/>
        </w:rPr>
        <w:t>Aliphat</w:t>
      </w:r>
      <w:proofErr w:type="spellEnd"/>
      <w:r>
        <w:rPr>
          <w:color w:val="000000"/>
        </w:rPr>
        <w:t xml:space="preserve"> Rodríguez et al., 2025), cifras que coexisten con una estructura de exportación en la que la mayor parte del valor se transfiere al exterior como </w:t>
      </w:r>
      <w:r w:rsidR="00DA0DA6">
        <w:rPr>
          <w:color w:val="000000"/>
        </w:rPr>
        <w:t>mineral sin procesar.</w:t>
      </w:r>
    </w:p>
    <w:p w14:paraId="58EF2C5C" w14:textId="77777777" w:rsidR="00F05D31" w:rsidRDefault="00000000">
      <w:pPr>
        <w:spacing w:after="180" w:line="360" w:lineRule="auto"/>
        <w:ind w:firstLine="720"/>
        <w:jc w:val="both"/>
      </w:pPr>
      <w:r>
        <w:t xml:space="preserve">La concentración empresarial resultante del proceso de privatización es documentable para un bloque de minerales considerados “críticos” o “estratégicos” para EE. UU. y/o la U.E. y que, al mismo tiempo, tienen un peso significativo en el valor de las exportaciones y de explotación dentro de la minería en México: barita, cobre, fluorita, grafito, manganeso, oro, plata, plomo, sílice y zinc. En cobre, Grupo México concentra 78% de la extracción nacional (Cámara Minera de México, 2024); en manganeso, Compañía Minera Autlán opera como productor único desde su privatización en 1993; en fluorita, la mina Las Cuevas de </w:t>
      </w:r>
      <w:proofErr w:type="spellStart"/>
      <w:r>
        <w:t>Orbia</w:t>
      </w:r>
      <w:proofErr w:type="spellEnd"/>
      <w:r>
        <w:t>/</w:t>
      </w:r>
      <w:proofErr w:type="spellStart"/>
      <w:r>
        <w:t>Koura</w:t>
      </w:r>
      <w:proofErr w:type="spellEnd"/>
      <w:r>
        <w:t xml:space="preserve"> aporta entre 91% y 98% de la producción nacional según el año; en plomo, Industrias Peñoles refina el 100% del metal afinado del país; en plata, refina el 89% (Cortés Morales, 2026). Esta variación en la concentración de mercado oscila desde un HHI = 10,000 en manganeso, la fluorita (desde la consolidación de enero de 2012) y el grafito (productor único formal desde 2014) hasta niveles muy inferiores en los minerales con mayor número de productores —oro, plata, plomo y zinc—, pasando por grados intermedios y por casos de concentración decreciente como el de la barita.</w:t>
      </w:r>
    </w:p>
    <w:p w14:paraId="6A85B969" w14:textId="77777777" w:rsidR="00F05D31" w:rsidRDefault="0049076A">
      <w:pPr>
        <w:spacing w:after="180" w:line="360" w:lineRule="auto"/>
        <w:ind w:firstLine="720"/>
        <w:jc w:val="both"/>
      </w:pPr>
      <w:r>
        <w:rPr>
          <w:color w:val="000000"/>
        </w:rPr>
        <w:t>Otro aspecto relevante y reciente</w:t>
      </w:r>
      <w:r w:rsidR="006953D8">
        <w:rPr>
          <w:color w:val="000000"/>
        </w:rPr>
        <w:t xml:space="preserve"> es </w:t>
      </w:r>
      <w:r>
        <w:rPr>
          <w:color w:val="000000"/>
        </w:rPr>
        <w:t>la reforma a la Ley Minera aprobada en 2023</w:t>
      </w:r>
      <w:r w:rsidR="006953D8">
        <w:rPr>
          <w:color w:val="000000"/>
        </w:rPr>
        <w:t>, ésta</w:t>
      </w:r>
      <w:r>
        <w:rPr>
          <w:color w:val="000000"/>
        </w:rPr>
        <w:t xml:space="preserve"> modificó el marco regulatorio del secto</w:t>
      </w:r>
      <w:r w:rsidR="006953D8">
        <w:rPr>
          <w:color w:val="000000"/>
        </w:rPr>
        <w:t>r con varios cambios como el</w:t>
      </w:r>
      <w:r>
        <w:rPr>
          <w:color w:val="000000"/>
        </w:rPr>
        <w:t xml:space="preserve"> trasladó al Servicio Geológico Mexicano la </w:t>
      </w:r>
      <w:r>
        <w:rPr>
          <w:color w:val="000000"/>
        </w:rPr>
        <w:lastRenderedPageBreak/>
        <w:t xml:space="preserve">exclusividad sobre la exploración, </w:t>
      </w:r>
      <w:r w:rsidR="006953D8">
        <w:rPr>
          <w:color w:val="000000"/>
        </w:rPr>
        <w:t>la reducción de</w:t>
      </w:r>
      <w:r>
        <w:rPr>
          <w:color w:val="000000"/>
        </w:rPr>
        <w:t xml:space="preserve"> la vigencia máxima de las concesiones de 50 a 30 años con una prórroga única de 25 años adicionales, </w:t>
      </w:r>
      <w:r w:rsidR="006953D8">
        <w:rPr>
          <w:color w:val="000000"/>
        </w:rPr>
        <w:t>y el</w:t>
      </w:r>
      <w:r>
        <w:rPr>
          <w:color w:val="000000"/>
        </w:rPr>
        <w:t xml:space="preserve"> nuevo régimen de licitaciones públicas con evaluación de impacto social. </w:t>
      </w:r>
      <w:r w:rsidR="006953D8">
        <w:rPr>
          <w:color w:val="000000"/>
        </w:rPr>
        <w:t>Esta reforma ha tenido</w:t>
      </w:r>
      <w:r>
        <w:rPr>
          <w:color w:val="000000"/>
        </w:rPr>
        <w:t xml:space="preserve"> efectos sobre la inversión en exploración y procesamiento </w:t>
      </w:r>
      <w:r w:rsidR="006953D8">
        <w:rPr>
          <w:color w:val="000000"/>
        </w:rPr>
        <w:t xml:space="preserve">que </w:t>
      </w:r>
      <w:r>
        <w:rPr>
          <w:color w:val="000000"/>
        </w:rPr>
        <w:t>ya son observables: la exploración minera cayó 11.5% en 2024 y la inversión extranjera directa en el sector retrocedió 56.3% en 2025 (Minería en Línea, 2026).</w:t>
      </w:r>
    </w:p>
    <w:p w14:paraId="2726D1E1" w14:textId="77777777" w:rsidR="00F05D31" w:rsidRDefault="00000000">
      <w:pPr>
        <w:pStyle w:val="Ttulo2"/>
      </w:pPr>
      <w:r>
        <w:t>b) Justificación y relevancia</w:t>
      </w:r>
    </w:p>
    <w:p w14:paraId="174E6B53" w14:textId="77777777" w:rsidR="00F05D31" w:rsidRDefault="00000000">
      <w:pPr>
        <w:spacing w:after="180" w:line="360" w:lineRule="auto"/>
        <w:jc w:val="both"/>
      </w:pPr>
      <w:r>
        <w:rPr>
          <w:color w:val="000000"/>
        </w:rPr>
        <w:t xml:space="preserve">Los estudios existentes sobre la minería mexicana se distribuyen en tres líneas que no se </w:t>
      </w:r>
      <w:proofErr w:type="spellStart"/>
      <w:r>
        <w:rPr>
          <w:color w:val="000000"/>
        </w:rPr>
        <w:t>intersectan</w:t>
      </w:r>
      <w:proofErr w:type="spellEnd"/>
      <w:r>
        <w:rPr>
          <w:color w:val="000000"/>
        </w:rPr>
        <w:t xml:space="preserve"> suficientemente: los trabajos de economía política sobre el proceso de privatización y liberalización 1988-1993 (Sariego, 2009; Delgado Wise y Del Pozo, 2001), los estudios ambientales y sociales sobre el impacto territorial de la gran minería (Azamar y Ponce, 2014), y los estudios macroeconómicos sobre la contribución del sector al PIB y las exportaciones (</w:t>
      </w:r>
      <w:proofErr w:type="spellStart"/>
      <w:r>
        <w:rPr>
          <w:color w:val="000000"/>
        </w:rPr>
        <w:t>Aliphat</w:t>
      </w:r>
      <w:proofErr w:type="spellEnd"/>
      <w:r>
        <w:rPr>
          <w:color w:val="000000"/>
        </w:rPr>
        <w:t xml:space="preserve"> Rodríguez et al., 2025). </w:t>
      </w:r>
      <w:r w:rsidR="00762DF0" w:rsidRPr="00762DF0">
        <w:rPr>
          <w:color w:val="000000"/>
        </w:rPr>
        <w:t>El aporte de esta investigación reside en su base empírica: la construcción de un acervo de bases de datos e indicadores</w:t>
      </w:r>
      <w:r w:rsidR="00762DF0">
        <w:rPr>
          <w:color w:val="000000"/>
        </w:rPr>
        <w:t xml:space="preserve"> que</w:t>
      </w:r>
      <w:r w:rsidR="00762DF0" w:rsidRPr="00762DF0">
        <w:rPr>
          <w:color w:val="000000"/>
        </w:rPr>
        <w:t xml:space="preserve"> hoy no existen de forma sistemática y desagregada por mineral. El valor de la investigación está en construir esos indicadores y en usarlos adecuadamente para describir los mercados y las cadenas de valor de los diez minerales críticos</w:t>
      </w:r>
      <w:r w:rsidR="00762DF0">
        <w:rPr>
          <w:color w:val="000000"/>
        </w:rPr>
        <w:t xml:space="preserve">. </w:t>
      </w:r>
      <w:r w:rsidR="00762DF0" w:rsidRPr="00762DF0">
        <w:rPr>
          <w:color w:val="000000"/>
        </w:rPr>
        <w:t>Sin una descripción rigurosa de cómo son estos mercados —cómo es el modelo— no es posible discutir una política industrial informada para el sector.</w:t>
      </w:r>
      <w:ins w:id="0" w:author="Revision consistencia (PIJCM)" w:date="2026-07-31T00:00:00Z">
        <w:r>
          <w:t xml:space="preserve"> En concreto, la brecha que esta investigación busca cerrar es la ausencia de una caracterización sistemática de la posición de México, eslabón por eslabón, en las cadenas de valor de cada uno de los diez minerales críticos.</w:t>
        </w:r>
      </w:ins>
    </w:p>
    <w:p w14:paraId="367806AD" w14:textId="707D137A" w:rsidR="0028774C" w:rsidRDefault="008952EE" w:rsidP="008952EE">
      <w:pPr>
        <w:spacing w:after="170" w:line="376" w:lineRule="auto"/>
        <w:ind w:firstLine="680"/>
        <w:jc w:val="both"/>
        <w:rPr>
          <w:color w:val="000000"/>
        </w:rPr>
      </w:pPr>
      <w:r>
        <w:rPr>
          <w:color w:val="000000"/>
        </w:rPr>
        <w:t>La relevancia teórica se ancla en la tradición estructuralista latinoamericana, cuyo principal exponente es Raúl Prebisch</w:t>
      </w:r>
      <w:r w:rsidR="004C4C30">
        <w:rPr>
          <w:color w:val="000000"/>
        </w:rPr>
        <w:t xml:space="preserve">. </w:t>
      </w:r>
      <w:proofErr w:type="spellStart"/>
      <w:r>
        <w:rPr>
          <w:color w:val="000000"/>
        </w:rPr>
        <w:t>Prebisch</w:t>
      </w:r>
      <w:proofErr w:type="spellEnd"/>
      <w:r>
        <w:rPr>
          <w:color w:val="000000"/>
        </w:rPr>
        <w:t xml:space="preserve"> (1950) formuló la tesis </w:t>
      </w:r>
      <w:proofErr w:type="spellStart"/>
      <w:r>
        <w:rPr>
          <w:color w:val="000000"/>
        </w:rPr>
        <w:t>Prebisch</w:t>
      </w:r>
      <w:proofErr w:type="spellEnd"/>
      <w:r>
        <w:rPr>
          <w:color w:val="000000"/>
        </w:rPr>
        <w:t xml:space="preserve">-Singer: la hipótesis de que los precios relativos de las materias primas se deterioran de forma secular frente a los de las manufacturas, de modo que los países exportadores de productos primarios deben entregar cantidades crecientes de exportaciones para adquirir la misma cantidad de bienes industriales. </w:t>
      </w:r>
      <w:r w:rsidR="0028774C">
        <w:rPr>
          <w:color w:val="000000"/>
        </w:rPr>
        <w:t xml:space="preserve">El deterioro de los términos de intercambio, en este sentido, sería una tendencia derivada; primero, por el lado de la demanda, </w:t>
      </w:r>
      <w:r w:rsidR="00420C39">
        <w:rPr>
          <w:color w:val="000000"/>
        </w:rPr>
        <w:t>por una mayor elasticidad-ingreso de las manufacturas frente a las materias primas; y segund</w:t>
      </w:r>
      <w:r w:rsidR="004C4C30">
        <w:rPr>
          <w:color w:val="000000"/>
        </w:rPr>
        <w:t>o</w:t>
      </w:r>
      <w:r w:rsidR="00420C39">
        <w:rPr>
          <w:color w:val="000000"/>
        </w:rPr>
        <w:t xml:space="preserve">, por el lado de la distribución, por la retención de las ganancias de productividad </w:t>
      </w:r>
      <w:r w:rsidR="003355DF">
        <w:rPr>
          <w:color w:val="000000"/>
        </w:rPr>
        <w:t>(como salarios y beneficios) en el centro, mientras que la periferia se queda con menores precios de exportación.</w:t>
      </w:r>
    </w:p>
    <w:p w14:paraId="35A4E52D" w14:textId="77777777" w:rsidR="00070255" w:rsidRDefault="00000000">
      <w:pPr>
        <w:spacing w:after="180" w:line="360" w:lineRule="auto"/>
        <w:jc w:val="both"/>
        <w:rPr>
          <w:ins w:id="1" w:author="Revision consistencia (PIJCM)" w:date="2026-07-31T00:00:00Z"/>
        </w:rPr>
      </w:pPr>
      <w:ins w:id="2" w:author="Revision consistencia (PIJCM)" w:date="2026-07-31T00:00:00Z">
        <w:r>
          <w:t xml:space="preserve">Sobre esa base estructuralista, la investigación articula su marco en torno a la noción de enclave estructural. La minería mexicana no constituye un enclave en el sentido clásico de Cardoso y Faletto (1969) —controlado por capital extranjero—, pues sus principales consorcios son de capital nacional; sin embargo, reproduce el rasgo estructural del enclave: una actividad articulada al mercado mundial pero desarticulada de la industria de transformación doméstica, con encadenamientos hacia adelante débiles y exportación en bruto. El </w:t>
        </w:r>
        <w:proofErr w:type="spellStart"/>
        <w:r>
          <w:t>neo-extractivismo</w:t>
        </w:r>
        <w:proofErr w:type="spellEnd"/>
        <w:r>
          <w:t xml:space="preserve"> (</w:t>
        </w:r>
        <w:proofErr w:type="spellStart"/>
        <w:r>
          <w:t>Svampa</w:t>
        </w:r>
        <w:proofErr w:type="spellEnd"/>
        <w:r>
          <w:t>, 2013) da cuenta de esta forma contemporánea del fenómeno bajo capital y Estado nacionales. El enfoque de las cadenas globales de valor (</w:t>
        </w:r>
        <w:proofErr w:type="spellStart"/>
        <w:r>
          <w:t>Gereffi</w:t>
        </w:r>
        <w:proofErr w:type="spellEnd"/>
        <w:r>
          <w:t xml:space="preserve">, 1994; Kaplinsky y Morris, 2001) permite </w:t>
        </w:r>
        <w:r>
          <w:lastRenderedPageBreak/>
          <w:t>situar en qué eslabón participa el país y cómo se reparte el valor a lo largo de la cadena; y la lección condicional de la maldición de los recursos —Chile, Australia y Noruega convirtieron su abundancia mineral en desarrollo mediante política industrial— sitúa la política industrial como el horizonte al que esta caracterización busca aportar bases.</w:t>
        </w:r>
      </w:ins>
    </w:p>
    <w:p w14:paraId="11F8D062" w14:textId="77777777" w:rsidR="00F05D31" w:rsidRDefault="008952EE">
      <w:pPr>
        <w:spacing w:after="180" w:line="360" w:lineRule="auto"/>
        <w:ind w:firstLine="720"/>
        <w:jc w:val="both"/>
      </w:pPr>
      <w:r>
        <w:t>Describir cómo son estos mercados y en qué eslabón de sus cadenas de valor participa México es el eje de esta investigación.</w:t>
      </w:r>
    </w:p>
    <w:p w14:paraId="115EFBB2" w14:textId="77777777" w:rsidR="00F05D31" w:rsidRDefault="00000000">
      <w:pPr>
        <w:spacing w:after="180" w:line="360" w:lineRule="auto"/>
        <w:ind w:firstLine="720"/>
        <w:jc w:val="both"/>
      </w:pPr>
      <w:r>
        <w:t xml:space="preserve">Finalmente, la relevancia del tema desde el campo de especialización de Empresas, Finanzas e Innovación (EFI) es directa, puesto que la investigación caracteriza a las empresas del sector —extractivas y de transformación—, su estructura de mercado y sus decisiones estratégicas (integración vertical, localización de la refinación, inversión en nuevos proyectos), así como su articulación en cadenas de valor. La economía industrial y de la organización (Mason, 1939; Bain, 1956), la teoría de la integración vertical (Williamson, 1985; Klein, Crawford y </w:t>
      </w:r>
      <w:proofErr w:type="spellStart"/>
      <w:r>
        <w:t>Alchian</w:t>
      </w:r>
      <w:proofErr w:type="spellEnd"/>
      <w:r>
        <w:t>, 1978) y el enfoque de cadenas de valor globales (</w:t>
      </w:r>
      <w:proofErr w:type="spellStart"/>
      <w:r>
        <w:t>Gereffi</w:t>
      </w:r>
      <w:proofErr w:type="spellEnd"/>
      <w:r>
        <w:t>, 1994; Kaplinsky y Morris, 2001) aportan los marcos descriptivos de ese análisis, propios del campo EFI.</w:t>
      </w:r>
    </w:p>
    <w:p w14:paraId="03EAA912" w14:textId="77777777" w:rsidR="00F05D31" w:rsidRDefault="00000000">
      <w:pPr>
        <w:pStyle w:val="Ttulo2"/>
      </w:pPr>
      <w:r>
        <w:t>c) Aproximación a la problemática</w:t>
      </w:r>
    </w:p>
    <w:p w14:paraId="5C64BD00" w14:textId="77777777" w:rsidR="00762DF0" w:rsidRDefault="00762DF0" w:rsidP="000276E4">
      <w:pPr>
        <w:spacing w:after="180" w:line="360" w:lineRule="auto"/>
        <w:ind w:firstLine="709"/>
        <w:jc w:val="both"/>
        <w:rPr>
          <w:color w:val="000000"/>
        </w:rPr>
      </w:pPr>
      <w:r w:rsidRPr="00762DF0">
        <w:rPr>
          <w:color w:val="000000"/>
        </w:rPr>
        <w:t>Conviene distinguir el problema factual del problema de investigación. El problema factual es un hecho observable: México extrae y exporta minerales críticos mayoritariamente en bruto y no ha desarrollado la transformación industrial aguas abajo; además, se desconoce, de forma sistemática y mineral por mineral, cómo son esos mercados y sus cadenas de valor. El problema de investigación es la manera de abordarlo analíticamente: describir y caracterizar la estructura del mercado extractivo, su articulación con la industria de transformación doméstica y la posición de México en las cadenas de valor globales, de modo que exista una base empírica para discutir una política industrial.</w:t>
      </w:r>
    </w:p>
    <w:p w14:paraId="1FB3A250" w14:textId="77777777" w:rsidR="00F05D31" w:rsidRDefault="00000000" w:rsidP="000276E4">
      <w:pPr>
        <w:spacing w:after="180" w:line="360" w:lineRule="auto"/>
        <w:ind w:firstLine="709"/>
        <w:jc w:val="both"/>
        <w:rPr>
          <w:del w:id="3" w:author="Revision consistencia (PIJCM)" w:date="2026-07-31T00:00:00Z"/>
        </w:rPr>
      </w:pPr>
      <w:del w:id="4" w:author="Revision consistencia (PIJCM)" w:date="2026-07-31T00:00:00Z">
        <w:r>
          <w:rPr>
            <w:color w:val="000000"/>
          </w:rPr>
          <w:delText xml:space="preserve">México es un actor de primer orden en la oferta mundial de un conjunto de minerales estratégicos para la economía global contemporánea y, simultáneamente, </w:delText>
        </w:r>
        <w:r w:rsidR="00F0644F">
          <w:rPr>
            <w:color w:val="000000"/>
          </w:rPr>
          <w:delText>no logra</w:delText>
        </w:r>
        <w:r>
          <w:rPr>
            <w:color w:val="000000"/>
          </w:rPr>
          <w:delText xml:space="preserve"> capturar el valor económico que esa posición de liderazgo haría esperar, porque exporta esos minerales como materia prima o concentrado sin procesar y reimporta, transformados en bienes de alta tecnología, los mismos minerales que extrajo. Esta desconexión entre la abundancia de recursos y la ausencia de desarrollo industrial es un rasgo estructural del sistema minero mexicano cuyo origen puede fecharse en la reforma de </w:delText>
        </w:r>
        <w:r w:rsidR="00056EA2">
          <w:rPr>
            <w:color w:val="000000"/>
          </w:rPr>
          <w:delText>1992</w:delText>
        </w:r>
        <w:r>
          <w:rPr>
            <w:color w:val="000000"/>
          </w:rPr>
          <w:delText xml:space="preserve"> y que ha persistido, sin alteraciones de fondo, durante las tres décadas posteriores. El problema de investigación consiste</w:delText>
        </w:r>
        <w:r w:rsidR="00762DF0">
          <w:rPr>
            <w:color w:val="000000"/>
          </w:rPr>
          <w:delText xml:space="preserve"> en l</w:delText>
        </w:r>
        <w:r w:rsidR="00762DF0" w:rsidRPr="00762DF0">
          <w:rPr>
            <w:color w:val="000000"/>
          </w:rPr>
          <w:delText xml:space="preserve">a caracterización </w:delText>
        </w:r>
        <w:r w:rsidR="00762DF0">
          <w:rPr>
            <w:color w:val="000000"/>
          </w:rPr>
          <w:delText xml:space="preserve">de los </w:delText>
        </w:r>
        <w:r w:rsidR="00762DF0" w:rsidRPr="00762DF0">
          <w:rPr>
            <w:color w:val="000000"/>
          </w:rPr>
          <w:delText>dos lados del eslabón. Por un lado, el sector extractivo: quiénes producen, con qué grado de concentración y con qué encadenamientos. Por otro, el sector de transformación: si existen en México empresas cuyos procesos usen como insumo los minerales extraídos en el país, cómo son esas cadenas de valor locales y qué papel juegan las empresas extractivas en su industrialización.</w:delText>
        </w:r>
      </w:del>
    </w:p>
    <w:p w14:paraId="49668D76" w14:textId="77777777" w:rsidR="00070255" w:rsidRDefault="00000000">
      <w:pPr>
        <w:spacing w:after="180" w:line="360" w:lineRule="auto"/>
        <w:jc w:val="both"/>
        <w:rPr>
          <w:ins w:id="5" w:author="Revision consistencia (PIJCM)" w:date="2026-07-31T00:00:00Z"/>
        </w:rPr>
      </w:pPr>
      <w:ins w:id="6" w:author="Revision consistencia (PIJCM)" w:date="2026-07-31T00:00:00Z">
        <w:r>
          <w:t xml:space="preserve">México es un actor de primer orden en la oferta mundial de un conjunto de minerales estratégicos para la economía global contemporánea y, simultáneamente, no captura el valor que esa posición haría esperar: exporta esos minerales como materia prima o concentrado y reimporta, transformados en bienes de mayor </w:t>
        </w:r>
        <w:r>
          <w:lastRenderedPageBreak/>
          <w:t>valor, los derivados de los mismos minerales que extrajo. Esta desconexión entre la abundancia del recurso y la ausencia de transformación industrial es el rasgo que esta investigación conceptualiza como enclave estructural, con independencia de la nacionalidad del capital, y cuyo origen puede fecharse en la reforma de 1992. El problema de investigación tiene, por tanto, dos caras articuladas. La primera es empírica: caracterizar, mineral por mineral, la estructura del mercado extractivo —actores, concentración y encadenamientos—, la existencia y el papel de la industria de transformación doméstica, y la posición de México por etapa de procesamiento en las cadenas de valor globales. La segunda es interpretativa: leer esa caracterización como la expresión de un enclave estructural cuya reconfiguración es materia de política industrial. La primera documenta el enclave; la segunda le da sentido y define el horizonte de política.</w:t>
        </w:r>
      </w:ins>
    </w:p>
    <w:p w14:paraId="7E4DBCC2" w14:textId="77777777" w:rsidR="00F05D31" w:rsidRDefault="00000000">
      <w:pPr>
        <w:pStyle w:val="Ttulo1"/>
        <w:pBdr>
          <w:bottom w:val="single" w:sz="6" w:space="4" w:color="1F3B5C"/>
        </w:pBdr>
      </w:pPr>
      <w:r>
        <w:t>2. Preguntas de investigación</w:t>
      </w:r>
    </w:p>
    <w:p w14:paraId="074F56F7" w14:textId="77777777" w:rsidR="00F05D31" w:rsidRDefault="00000000">
      <w:pPr>
        <w:spacing w:after="180" w:line="360" w:lineRule="auto"/>
        <w:jc w:val="both"/>
      </w:pPr>
      <w:r>
        <w:rPr>
          <w:color w:val="000000"/>
        </w:rPr>
        <w:t>La investigación se organiza en torno a la siguiente pregunta central:</w:t>
      </w:r>
    </w:p>
    <w:p w14:paraId="09C7F835" w14:textId="77777777" w:rsidR="00F05D31" w:rsidRDefault="00762DF0" w:rsidP="000276E4">
      <w:pPr>
        <w:pBdr>
          <w:left w:val="single" w:sz="18" w:space="11" w:color="1F3B5C"/>
        </w:pBdr>
        <w:spacing w:before="160" w:after="160" w:line="320" w:lineRule="auto"/>
        <w:ind w:left="900" w:right="900"/>
        <w:jc w:val="both"/>
      </w:pPr>
      <w:r w:rsidRPr="00762DF0">
        <w:rPr>
          <w:i/>
          <w:iCs/>
          <w:color w:val="000000"/>
        </w:rPr>
        <w:t>¿Cómo son los mercados de los diez minerales críticos en México —en su estructura extractiva y en su articulación con la industria de transformación— y cómo se inserta el país en las cadenas de valor, locales y globales, de esos minerales?</w:t>
      </w:r>
    </w:p>
    <w:p w14:paraId="5789BEC0" w14:textId="77777777" w:rsidR="00F05D31" w:rsidRDefault="00000000">
      <w:pPr>
        <w:spacing w:after="180" w:line="360" w:lineRule="auto"/>
        <w:ind w:firstLine="720"/>
        <w:jc w:val="both"/>
      </w:pPr>
      <w:r>
        <w:rPr>
          <w:color w:val="000000"/>
        </w:rPr>
        <w:t>De la pregunta central se desprenden tres preguntas subsidiarias, cada una de las cuales corresponde a una fase metodológica específica del trabajo:</w:t>
      </w:r>
      <w:ins w:id="7" w:author="Revision consistencia (PIJCM)" w:date="2026-07-31T00:00:00Z">
        <w:r>
          <w:t xml:space="preserve"> Estas preguntas son descriptivas por construcción: en la condición de enclave, la estructura de mercado, los eslabonamientos y las cadenas globales de valor son, para el país, variables dadas —exógenas a las decisiones nacionales—, por lo que se busca caracterizar la posición de México y no explicar su determinación.</w:t>
        </w:r>
      </w:ins>
    </w:p>
    <w:p w14:paraId="5A67C01D" w14:textId="77777777" w:rsidR="00EB3E16" w:rsidRPr="00EB3E16" w:rsidRDefault="00EB3E16" w:rsidP="00306C57">
      <w:pPr>
        <w:pStyle w:val="Prrafodelista"/>
        <w:numPr>
          <w:ilvl w:val="0"/>
          <w:numId w:val="2"/>
        </w:numPr>
        <w:spacing w:line="320" w:lineRule="auto"/>
        <w:jc w:val="both"/>
      </w:pPr>
      <w:r w:rsidRPr="00EB3E16">
        <w:rPr>
          <w:color w:val="000000"/>
        </w:rPr>
        <w:t>¿Cuál es la estructura del mercado extractivo de cada mineral (actores y concentración, medida con el HHI) y su grado de encadenamiento hacia adelante (coeficiente de Ghosh y de captura de valor)?</w:t>
      </w:r>
    </w:p>
    <w:p w14:paraId="5941F5BF" w14:textId="77777777" w:rsidR="00EB3E16" w:rsidRPr="00EB3E16" w:rsidRDefault="00EB3E16" w:rsidP="00306C57">
      <w:pPr>
        <w:pStyle w:val="Prrafodelista"/>
        <w:numPr>
          <w:ilvl w:val="0"/>
          <w:numId w:val="2"/>
        </w:numPr>
        <w:spacing w:line="320" w:lineRule="auto"/>
        <w:jc w:val="both"/>
      </w:pPr>
      <w:r w:rsidRPr="00EB3E16">
        <w:rPr>
          <w:color w:val="000000"/>
        </w:rPr>
        <w:t>¿Cómo son las cadenas de valor locales de los minerales críticos en México y existen empresas cuyos procesos usen como insumo los minerales extraídos en el país?</w:t>
      </w:r>
    </w:p>
    <w:p w14:paraId="527D78BA" w14:textId="77777777" w:rsidR="00F05D31" w:rsidRDefault="00EB3E16" w:rsidP="00EB3E16">
      <w:pPr>
        <w:pStyle w:val="Prrafodelista"/>
        <w:numPr>
          <w:ilvl w:val="0"/>
          <w:numId w:val="2"/>
        </w:numPr>
        <w:spacing w:line="320" w:lineRule="auto"/>
        <w:jc w:val="both"/>
      </w:pPr>
      <w:r w:rsidRPr="00EB3E16">
        <w:rPr>
          <w:color w:val="000000"/>
        </w:rPr>
        <w:t>¿Cómo y con qué magnitud se inserta México en las cadenas de valor globales de estos minerales?</w:t>
      </w:r>
    </w:p>
    <w:p w14:paraId="328D5754" w14:textId="77777777" w:rsidR="00F05D31" w:rsidRDefault="00000000">
      <w:pPr>
        <w:pStyle w:val="Ttulo1"/>
        <w:pBdr>
          <w:bottom w:val="single" w:sz="6" w:space="4" w:color="1F3B5C"/>
        </w:pBdr>
      </w:pPr>
      <w:r>
        <w:t>3. Objetivos</w:t>
      </w:r>
    </w:p>
    <w:p w14:paraId="735C1099" w14:textId="77777777" w:rsidR="00F05D31" w:rsidRDefault="00000000">
      <w:pPr>
        <w:pStyle w:val="Ttulo2"/>
      </w:pPr>
      <w:r>
        <w:t>a) Objetivo general</w:t>
      </w:r>
    </w:p>
    <w:p w14:paraId="2DF5AAAE" w14:textId="77777777" w:rsidR="00F05D31" w:rsidRDefault="00EB3E16">
      <w:pPr>
        <w:spacing w:after="180" w:line="360" w:lineRule="auto"/>
        <w:jc w:val="both"/>
      </w:pPr>
      <w:r>
        <w:t>Caracterizar los mercados y las cadenas de valor —locales y globales— de los minerales críticos en México, en sus eslabones extractivo e industrial</w:t>
      </w:r>
    </w:p>
    <w:p w14:paraId="44A19AAB" w14:textId="77777777" w:rsidR="00F05D31" w:rsidRDefault="00000000">
      <w:pPr>
        <w:pStyle w:val="Ttulo2"/>
      </w:pPr>
      <w:r>
        <w:t>b)</w:t>
      </w:r>
      <w:r w:rsidR="006D2D38">
        <w:t xml:space="preserve"> </w:t>
      </w:r>
      <w:r>
        <w:t>Objetivos específicos</w:t>
      </w:r>
    </w:p>
    <w:p w14:paraId="06B77A93" w14:textId="77777777" w:rsidR="00EB3E16" w:rsidRPr="00EB3E16" w:rsidRDefault="00EB3E16" w:rsidP="00EB3E16">
      <w:pPr>
        <w:pStyle w:val="Prrafodelista"/>
        <w:numPr>
          <w:ilvl w:val="0"/>
          <w:numId w:val="3"/>
        </w:numPr>
        <w:spacing w:line="320" w:lineRule="auto"/>
        <w:jc w:val="both"/>
        <w:rPr>
          <w:color w:val="000000"/>
        </w:rPr>
      </w:pPr>
      <w:r w:rsidRPr="00EB3E16">
        <w:rPr>
          <w:color w:val="000000"/>
        </w:rPr>
        <w:t>Describir la estructura del mercado extractivo por mineral (actores y concentración/HHI) y su encadenamiento hacia adelante (</w:t>
      </w:r>
      <w:proofErr w:type="spellStart"/>
      <w:r w:rsidRPr="00EB3E16">
        <w:rPr>
          <w:color w:val="000000"/>
        </w:rPr>
        <w:t>Leontief</w:t>
      </w:r>
      <w:proofErr w:type="spellEnd"/>
      <w:r w:rsidRPr="00EB3E16">
        <w:rPr>
          <w:color w:val="000000"/>
        </w:rPr>
        <w:t>, Ghosh y coeficiente de captura de valor).</w:t>
      </w:r>
    </w:p>
    <w:p w14:paraId="47E614D2" w14:textId="77777777" w:rsidR="00EB3E16" w:rsidRPr="00EB3E16" w:rsidRDefault="00EB3E16" w:rsidP="00EB3E16">
      <w:pPr>
        <w:pStyle w:val="Prrafodelista"/>
        <w:numPr>
          <w:ilvl w:val="0"/>
          <w:numId w:val="3"/>
        </w:numPr>
        <w:spacing w:line="320" w:lineRule="auto"/>
        <w:jc w:val="both"/>
        <w:rPr>
          <w:color w:val="000000"/>
        </w:rPr>
      </w:pPr>
      <w:r w:rsidRPr="00EB3E16">
        <w:rPr>
          <w:color w:val="000000"/>
        </w:rPr>
        <w:t>Mapear las cadenas de valor locales e identificar la existencia y el papel de la industria de transformación doméstica que utiliza estos minerales como insumo.</w:t>
      </w:r>
    </w:p>
    <w:p w14:paraId="60B997B3" w14:textId="77777777" w:rsidR="00F05D31" w:rsidRDefault="00EB3E16" w:rsidP="00EB3E16">
      <w:pPr>
        <w:pStyle w:val="Prrafodelista"/>
        <w:numPr>
          <w:ilvl w:val="0"/>
          <w:numId w:val="3"/>
        </w:numPr>
        <w:spacing w:line="320" w:lineRule="auto"/>
        <w:jc w:val="both"/>
      </w:pPr>
      <w:r w:rsidRPr="00EB3E16">
        <w:rPr>
          <w:color w:val="000000"/>
        </w:rPr>
        <w:lastRenderedPageBreak/>
        <w:t>Situar a México en las cadenas de valor globales de cada mineral —eslabón de participación y magnitud— mediante los datos de comercio y de valor agregado.</w:t>
      </w:r>
    </w:p>
    <w:p w14:paraId="4AFD9EF2" w14:textId="77777777" w:rsidR="00F05D31" w:rsidRDefault="00000000">
      <w:pPr>
        <w:pStyle w:val="Ttulo1"/>
        <w:pBdr>
          <w:bottom w:val="single" w:sz="6" w:space="4" w:color="1F3B5C"/>
        </w:pBdr>
      </w:pPr>
      <w:r>
        <w:t>4. Hipótesis</w:t>
      </w:r>
    </w:p>
    <w:p w14:paraId="7EC7797C" w14:textId="77777777" w:rsidR="00F05D31" w:rsidRDefault="00000000">
      <w:pPr>
        <w:spacing w:after="180" w:line="360" w:lineRule="auto"/>
        <w:jc w:val="both"/>
      </w:pPr>
      <w:r>
        <w:rPr>
          <w:color w:val="000000"/>
        </w:rPr>
        <w:t>La investigación parte de la siguiente hipótesis general de trabajo:</w:t>
      </w:r>
    </w:p>
    <w:p w14:paraId="458C8681" w14:textId="77777777" w:rsidR="00F05D31" w:rsidRDefault="00EB3E16" w:rsidP="000276E4">
      <w:pPr>
        <w:pBdr>
          <w:left w:val="single" w:sz="18" w:space="4" w:color="1F3B5C"/>
        </w:pBdr>
        <w:spacing w:before="160" w:after="160" w:line="319" w:lineRule="auto"/>
        <w:ind w:left="902" w:right="902"/>
        <w:jc w:val="both"/>
      </w:pPr>
      <w:r>
        <w:rPr>
          <w:i/>
          <w:iCs/>
          <w:color w:val="000000"/>
        </w:rPr>
        <w:t>Lo</w:t>
      </w:r>
      <w:r w:rsidRPr="00EB3E16">
        <w:rPr>
          <w:i/>
          <w:iCs/>
          <w:color w:val="000000"/>
        </w:rPr>
        <w:t>s mercados de los minerales críticos en México presentan una estructura extractiva concentrada y una débil articulación con la industria de transformación doméstica, de modo que el país participa en las cadenas de valor globales predominantemente en los eslabones primarios</w:t>
      </w:r>
      <w:r>
        <w:rPr>
          <w:i/>
          <w:iCs/>
          <w:color w:val="000000"/>
        </w:rPr>
        <w:t>.</w:t>
      </w:r>
    </w:p>
    <w:p w14:paraId="3B10D177" w14:textId="77777777" w:rsidR="00F05D31" w:rsidRDefault="00000000">
      <w:pPr>
        <w:spacing w:after="180" w:line="360" w:lineRule="auto"/>
        <w:ind w:firstLine="720"/>
        <w:jc w:val="both"/>
      </w:pPr>
      <w:r>
        <w:t>De esta hipótesis general se desprenden tres hipótesis subsidiarias que orientan las distintas fases del trabajo:</w:t>
      </w:r>
    </w:p>
    <w:p w14:paraId="0F408A77" w14:textId="77777777" w:rsidR="00F05D31" w:rsidRDefault="00000000" w:rsidP="00306C57">
      <w:pPr>
        <w:pStyle w:val="Prrafodelista"/>
        <w:numPr>
          <w:ilvl w:val="0"/>
          <w:numId w:val="2"/>
        </w:numPr>
        <w:spacing w:line="320" w:lineRule="auto"/>
        <w:jc w:val="both"/>
      </w:pPr>
      <w:r>
        <w:t xml:space="preserve">H1: La mayor concentración de mercado en la extracción tiende a coincidir con menores encadenamientos hacia adelante; esta </w:t>
      </w:r>
      <w:proofErr w:type="spellStart"/>
      <w:r>
        <w:t>co-ocurrencia</w:t>
      </w:r>
      <w:proofErr w:type="spellEnd"/>
      <w:r>
        <w:t xml:space="preserve"> se documenta como un rasgo de los mercados, sin afirmar causalidad.</w:t>
      </w:r>
    </w:p>
    <w:p w14:paraId="3A0CAE9A" w14:textId="77777777" w:rsidR="00EB3E16" w:rsidRPr="00EB3E16" w:rsidRDefault="00000000" w:rsidP="00306C57">
      <w:pPr>
        <w:pStyle w:val="Prrafodelista"/>
        <w:numPr>
          <w:ilvl w:val="0"/>
          <w:numId w:val="2"/>
        </w:numPr>
        <w:spacing w:line="320" w:lineRule="auto"/>
        <w:jc w:val="both"/>
      </w:pPr>
      <w:r w:rsidRPr="00EB3E16">
        <w:rPr>
          <w:color w:val="000000"/>
        </w:rPr>
        <w:t xml:space="preserve">H2: </w:t>
      </w:r>
      <w:r w:rsidR="00EB3E16" w:rsidRPr="00EB3E16">
        <w:rPr>
          <w:color w:val="000000"/>
        </w:rPr>
        <w:t>En varios minerales la industria de transformación doméstica es incipiente o inexistente: el mineral se exporta en bruto y los bienes procesados se importan.</w:t>
      </w:r>
    </w:p>
    <w:p w14:paraId="13932CB4" w14:textId="77777777" w:rsidR="00F05D31" w:rsidRDefault="00000000" w:rsidP="00306C57">
      <w:pPr>
        <w:pStyle w:val="Prrafodelista"/>
        <w:numPr>
          <w:ilvl w:val="0"/>
          <w:numId w:val="2"/>
        </w:numPr>
        <w:spacing w:line="320" w:lineRule="auto"/>
        <w:jc w:val="both"/>
      </w:pPr>
      <w:r w:rsidRPr="00EB3E16">
        <w:rPr>
          <w:color w:val="000000"/>
        </w:rPr>
        <w:t xml:space="preserve">H3: </w:t>
      </w:r>
      <w:r w:rsidR="00EB3E16" w:rsidRPr="00EB3E16">
        <w:rPr>
          <w:color w:val="000000"/>
        </w:rPr>
        <w:t>México se inserta en las cadenas de valor globales principalmente en los eslabones primarios (extracción y concentrado), con escasa captura de valor aguas abajo.</w:t>
      </w:r>
    </w:p>
    <w:p w14:paraId="1026B84E" w14:textId="77777777" w:rsidR="00F05D31" w:rsidRDefault="00000000">
      <w:pPr>
        <w:pStyle w:val="Ttulo1"/>
        <w:pBdr>
          <w:bottom w:val="single" w:sz="6" w:space="4" w:color="1F3B5C"/>
        </w:pBdr>
      </w:pPr>
      <w:r>
        <w:t>5. Abordaje metodológico</w:t>
      </w:r>
    </w:p>
    <w:p w14:paraId="387943AE" w14:textId="77777777" w:rsidR="00F05D31" w:rsidRDefault="00000000">
      <w:pPr>
        <w:spacing w:after="180" w:line="360" w:lineRule="auto"/>
        <w:jc w:val="both"/>
      </w:pPr>
      <w:r>
        <w:rPr>
          <w:color w:val="000000"/>
        </w:rPr>
        <w:t xml:space="preserve">El abordaje metodológico propuesto es congruente con el campo de especialización de Empresas, Finanzas e Innovación (EFI), en tanto </w:t>
      </w:r>
      <w:r w:rsidR="00330B0A" w:rsidRPr="00330B0A">
        <w:rPr>
          <w:color w:val="000000"/>
        </w:rPr>
        <w:t>combina el análisis cuantitativo descriptivo (indicadores de estructura, encadenamiento y posición comercial) con el análisis cualitativo documental (reportes de empresas, documentos institucionales).</w:t>
      </w:r>
    </w:p>
    <w:p w14:paraId="1F263EA8" w14:textId="77777777" w:rsidR="00F05D31" w:rsidRDefault="00000000" w:rsidP="006D2D38">
      <w:pPr>
        <w:pStyle w:val="Ttulo2"/>
        <w:numPr>
          <w:ilvl w:val="0"/>
          <w:numId w:val="4"/>
        </w:numPr>
      </w:pPr>
      <w:r>
        <w:t>Tipo de enfoque y unidad de observación</w:t>
      </w:r>
    </w:p>
    <w:p w14:paraId="193E81B5" w14:textId="77777777" w:rsidR="00F05D31" w:rsidRDefault="00000000">
      <w:pPr>
        <w:spacing w:after="180" w:line="360" w:lineRule="auto"/>
        <w:ind w:firstLine="720"/>
        <w:jc w:val="both"/>
      </w:pPr>
      <w:r>
        <w:t>El enfoque es descriptivo y de métodos mixtos. La unidad de observación es el mineral-año: cada observación corresponde a un mineral específico (de los diez seleccionados) en un año determinado del periodo 1993-2025, y el mineral es la unidad para los indicadores que no tienen serie anual. Los diez minerales se mantienen constantes a lo largo del trabajo, lo que garantiza la coherencia del objeto empírico.</w:t>
      </w:r>
    </w:p>
    <w:p w14:paraId="0E02CBF5" w14:textId="77777777" w:rsidR="00F05D31" w:rsidRDefault="00000000" w:rsidP="006D2D38">
      <w:pPr>
        <w:pStyle w:val="Ttulo2"/>
        <w:numPr>
          <w:ilvl w:val="0"/>
          <w:numId w:val="4"/>
        </w:numPr>
      </w:pPr>
      <w:r>
        <w:t>Horizonte temporal</w:t>
      </w:r>
    </w:p>
    <w:p w14:paraId="1C572942" w14:textId="77777777" w:rsidR="00F05D31" w:rsidRDefault="00000000">
      <w:pPr>
        <w:spacing w:after="180" w:line="360" w:lineRule="auto"/>
        <w:ind w:firstLine="720"/>
        <w:jc w:val="both"/>
      </w:pPr>
      <w:r>
        <w:t>El horizonte temporal de la investigación es 1992-2025. El año 1992 corresponde a la aprobación de la Ley Minera que configuró el modelo extractivo actual; 2025 es el año de cierre de la información empírica disponible. El detalle temporal depende de la fuente: los coeficientes de encadenamiento (</w:t>
      </w:r>
      <w:proofErr w:type="spellStart"/>
      <w:r>
        <w:t>Leontief</w:t>
      </w:r>
      <w:proofErr w:type="spellEnd"/>
      <w:r>
        <w:t>, Ghosh y captura de valor) se calculan sobre los cortes disponibles de las Matrices Insumo-Producto de INEGI (2003, 2008, 2012 y 2018, actualizables con el método RAS para 2020 y 2023), mientras que los indicadores de concentración (HHI) y de comercio se construyen con series anuales continuas a lo largo del periodo.</w:t>
      </w:r>
    </w:p>
    <w:p w14:paraId="56D685BE" w14:textId="77777777" w:rsidR="00F05D31" w:rsidRDefault="00000000" w:rsidP="006D2D38">
      <w:pPr>
        <w:pStyle w:val="Ttulo2"/>
        <w:numPr>
          <w:ilvl w:val="0"/>
          <w:numId w:val="4"/>
        </w:numPr>
      </w:pPr>
      <w:r>
        <w:lastRenderedPageBreak/>
        <w:t>Fuentes de información</w:t>
      </w:r>
    </w:p>
    <w:p w14:paraId="7ED5AFC6" w14:textId="77777777" w:rsidR="00F05D31" w:rsidRPr="007A0465" w:rsidRDefault="00000000" w:rsidP="00306C57">
      <w:pPr>
        <w:pStyle w:val="Prrafodelista"/>
        <w:numPr>
          <w:ilvl w:val="0"/>
          <w:numId w:val="2"/>
        </w:numPr>
        <w:spacing w:line="320" w:lineRule="auto"/>
        <w:jc w:val="both"/>
      </w:pPr>
      <w:r>
        <w:rPr>
          <w:color w:val="000000"/>
        </w:rPr>
        <w:t xml:space="preserve">Matrices Insumo-Producto de INEGI (MIP 2018 y tablas </w:t>
      </w:r>
      <w:proofErr w:type="spellStart"/>
      <w:r>
        <w:rPr>
          <w:color w:val="000000"/>
        </w:rPr>
        <w:t>Supply</w:t>
      </w:r>
      <w:proofErr w:type="spellEnd"/>
      <w:r>
        <w:rPr>
          <w:color w:val="000000"/>
        </w:rPr>
        <w:t xml:space="preserve">-Use 2020-2023) para el cálculo de los coeficientes de </w:t>
      </w:r>
      <w:proofErr w:type="spellStart"/>
      <w:r>
        <w:rPr>
          <w:color w:val="000000"/>
        </w:rPr>
        <w:t>Leontief</w:t>
      </w:r>
      <w:proofErr w:type="spellEnd"/>
      <w:r>
        <w:rPr>
          <w:color w:val="000000"/>
        </w:rPr>
        <w:t xml:space="preserve"> y Ghosh.</w:t>
      </w:r>
    </w:p>
    <w:p w14:paraId="66C53264" w14:textId="77777777" w:rsidR="007A0465" w:rsidRDefault="007A0465" w:rsidP="007A0465">
      <w:pPr>
        <w:pStyle w:val="Prrafodelista"/>
        <w:numPr>
          <w:ilvl w:val="0"/>
          <w:numId w:val="2"/>
        </w:numPr>
        <w:spacing w:line="320" w:lineRule="auto"/>
        <w:jc w:val="both"/>
      </w:pPr>
      <w:proofErr w:type="spellStart"/>
      <w:r>
        <w:t>DataMéxico</w:t>
      </w:r>
      <w:proofErr w:type="spellEnd"/>
      <w:r>
        <w:t xml:space="preserve"> y </w:t>
      </w:r>
      <w:proofErr w:type="spellStart"/>
      <w:r>
        <w:t>Comtrade</w:t>
      </w:r>
      <w:proofErr w:type="spellEnd"/>
      <w:r>
        <w:t>-BACI (clasificación HS a 6 dígitos) para las exportaciones e importaciones por etapa de procesamiento —mena, concentrado, refinado, intermedio, bien final— y la posición de México en la cadena.</w:t>
      </w:r>
    </w:p>
    <w:p w14:paraId="362B2316" w14:textId="77777777" w:rsidR="007A0465" w:rsidRDefault="007A0465" w:rsidP="007A0465">
      <w:pPr>
        <w:pStyle w:val="Prrafodelista"/>
        <w:numPr>
          <w:ilvl w:val="0"/>
          <w:numId w:val="2"/>
        </w:numPr>
        <w:spacing w:line="320" w:lineRule="auto"/>
        <w:jc w:val="both"/>
      </w:pPr>
      <w:r>
        <w:t>Bases OECD TiVA / ICIO para el valor agregado doméstico y la participación en cadenas de valor globales, como alternativa analítica según la disponibilidad de datos.</w:t>
      </w:r>
    </w:p>
    <w:p w14:paraId="2FEDC707" w14:textId="77777777" w:rsidR="007A0465" w:rsidRDefault="007A0465" w:rsidP="007A0465">
      <w:pPr>
        <w:pStyle w:val="Prrafodelista"/>
        <w:numPr>
          <w:ilvl w:val="0"/>
          <w:numId w:val="2"/>
        </w:numPr>
        <w:spacing w:line="320" w:lineRule="auto"/>
        <w:jc w:val="both"/>
      </w:pPr>
      <w:r>
        <w:t xml:space="preserve">Informes Anuales de la Cámara Minera de México, USGS </w:t>
      </w:r>
      <w:proofErr w:type="spellStart"/>
      <w:r>
        <w:t>Minerals</w:t>
      </w:r>
      <w:proofErr w:type="spellEnd"/>
      <w:r>
        <w:t xml:space="preserve"> </w:t>
      </w:r>
      <w:proofErr w:type="spellStart"/>
      <w:r>
        <w:t>Yearbook</w:t>
      </w:r>
      <w:proofErr w:type="spellEnd"/>
      <w:r>
        <w:t xml:space="preserve"> (Tabla 2, estructura de la industria) y Anuario del Servicio Geológico Mexicano para la estructura empresarial y la construcción del HHI por mineral-año.</w:t>
      </w:r>
    </w:p>
    <w:p w14:paraId="4FF92EAF" w14:textId="77777777" w:rsidR="007A0465" w:rsidRDefault="007A0465" w:rsidP="007A0465">
      <w:pPr>
        <w:pStyle w:val="Prrafodelista"/>
        <w:numPr>
          <w:ilvl w:val="0"/>
          <w:numId w:val="2"/>
        </w:numPr>
        <w:spacing w:line="320" w:lineRule="auto"/>
        <w:jc w:val="both"/>
      </w:pPr>
      <w:r>
        <w:t xml:space="preserve">USGS Mineral </w:t>
      </w:r>
      <w:proofErr w:type="spellStart"/>
      <w:r>
        <w:t>Commodity</w:t>
      </w:r>
      <w:proofErr w:type="spellEnd"/>
      <w:r>
        <w:t xml:space="preserve"> </w:t>
      </w:r>
      <w:proofErr w:type="spellStart"/>
      <w:r>
        <w:t>Summaries</w:t>
      </w:r>
      <w:proofErr w:type="spellEnd"/>
      <w:r>
        <w:t xml:space="preserve"> (series históricas 1992-2025) para los precios internacionales y los valores unitarios por etapa.</w:t>
      </w:r>
    </w:p>
    <w:p w14:paraId="2580D2EE" w14:textId="77777777" w:rsidR="007A0465" w:rsidRDefault="007A0465" w:rsidP="007A0465">
      <w:pPr>
        <w:pStyle w:val="Prrafodelista"/>
        <w:numPr>
          <w:ilvl w:val="0"/>
          <w:numId w:val="2"/>
        </w:numPr>
        <w:spacing w:line="320" w:lineRule="auto"/>
        <w:jc w:val="both"/>
      </w:pPr>
      <w:r>
        <w:t>Informes anuales, reportes trimestrales, estados financieros y transcripciones de conferencias (</w:t>
      </w:r>
      <w:proofErr w:type="spellStart"/>
      <w:r>
        <w:t>earnings</w:t>
      </w:r>
      <w:proofErr w:type="spellEnd"/>
      <w:r>
        <w:t xml:space="preserve"> </w:t>
      </w:r>
      <w:proofErr w:type="spellStart"/>
      <w:r>
        <w:t>calls</w:t>
      </w:r>
      <w:proofErr w:type="spellEnd"/>
      <w:r>
        <w:t>) de las empresas cotizadas del sector, para la identificación de dónde procesan y refinan y de su papel en las cadenas de valor.</w:t>
      </w:r>
    </w:p>
    <w:p w14:paraId="5A28C8C1" w14:textId="77777777" w:rsidR="007A0465" w:rsidRDefault="007A0465" w:rsidP="007A0465">
      <w:pPr>
        <w:pStyle w:val="Prrafodelista"/>
        <w:numPr>
          <w:ilvl w:val="0"/>
          <w:numId w:val="2"/>
        </w:numPr>
        <w:spacing w:line="320" w:lineRule="auto"/>
        <w:jc w:val="both"/>
      </w:pPr>
      <w:r>
        <w:t>Ley Minera de 1992, reforma de 2023 y documentos de posición de CAMIMEX, SGM y Secretaría de Economía, para el análisis del marco institucional.</w:t>
      </w:r>
    </w:p>
    <w:p w14:paraId="69AA7B36" w14:textId="77777777" w:rsidR="007A0465" w:rsidRDefault="007A0465" w:rsidP="007A0465">
      <w:pPr>
        <w:pStyle w:val="Prrafodelista"/>
        <w:numPr>
          <w:ilvl w:val="0"/>
          <w:numId w:val="2"/>
        </w:numPr>
        <w:spacing w:line="320" w:lineRule="auto"/>
        <w:jc w:val="both"/>
      </w:pPr>
      <w:r>
        <w:t>Entrevistas semiestructuradas, como complemento opcional, con actores de la extracción y del eslabón industrial de transformación; no se incluye el litio ni actores asociados, por no existir producción de litio en México.</w:t>
      </w:r>
    </w:p>
    <w:p w14:paraId="4C45C46C" w14:textId="77777777" w:rsidR="00F05D31" w:rsidRDefault="00000000" w:rsidP="006D2D38">
      <w:pPr>
        <w:pStyle w:val="Ttulo2"/>
        <w:numPr>
          <w:ilvl w:val="0"/>
          <w:numId w:val="4"/>
        </w:numPr>
      </w:pPr>
      <w:r>
        <w:t>Técnicas de análisis</w:t>
      </w:r>
    </w:p>
    <w:p w14:paraId="2B8D3C1A" w14:textId="77777777" w:rsidR="007A0465" w:rsidRDefault="007A0465" w:rsidP="007A0465">
      <w:pPr>
        <w:spacing w:after="180" w:line="360" w:lineRule="auto"/>
        <w:jc w:val="both"/>
      </w:pPr>
      <w:r>
        <w:t xml:space="preserve">Para la estructura extractiva y los encadenamientos (Objetivo 1) se emplean el índice de Herfindahl-Hirschman por mineral-año, como descriptor de la concentración y su evolución, y los coeficientes de </w:t>
      </w:r>
      <w:proofErr w:type="spellStart"/>
      <w:r>
        <w:t>Leontief</w:t>
      </w:r>
      <w:proofErr w:type="spellEnd"/>
      <w:r>
        <w:t xml:space="preserve"> (hacia atrás) y de Ghosh (hacia adelante) junto con el coeficiente de captura de valor, calculados desde las Matrices Insumo-Producto, como descriptores del grado de transformación.</w:t>
      </w:r>
    </w:p>
    <w:p w14:paraId="64477541" w14:textId="77777777" w:rsidR="007A0465" w:rsidRDefault="007A0465" w:rsidP="007A0465">
      <w:pPr>
        <w:spacing w:after="180" w:line="360" w:lineRule="auto"/>
        <w:jc w:val="both"/>
      </w:pPr>
      <w:r>
        <w:t xml:space="preserve">Para las cadenas de valor locales se analiza la demanda intermedia doméstica de cada </w:t>
      </w:r>
      <w:r w:rsidR="0088630F">
        <w:t xml:space="preserve">uno de los </w:t>
      </w:r>
      <w:r>
        <w:t>mineral</w:t>
      </w:r>
      <w:r w:rsidR="0088630F">
        <w:t>es críticos</w:t>
      </w:r>
      <w:r>
        <w:t xml:space="preserve"> </w:t>
      </w:r>
      <w:r w:rsidR="00BE3027">
        <w:t>mediante</w:t>
      </w:r>
      <w:r>
        <w:t xml:space="preserve"> la matriz insumo-producto</w:t>
      </w:r>
      <w:r w:rsidR="0088630F">
        <w:t xml:space="preserve"> </w:t>
      </w:r>
      <w:r>
        <w:t>y se identifica</w:t>
      </w:r>
      <w:r w:rsidR="0088630F">
        <w:t>n aquellos productores (en caso que existan) que los utilizan como materia prima (</w:t>
      </w:r>
      <w:r>
        <w:t>a nivel de empresa</w:t>
      </w:r>
      <w:r w:rsidR="0088630F">
        <w:t xml:space="preserve">) </w:t>
      </w:r>
      <w:r>
        <w:t>mediante directorios industriales y reportes corporativos, para determinar si existe y cómo es la industria de transformación.</w:t>
      </w:r>
    </w:p>
    <w:p w14:paraId="246A2737" w14:textId="77777777" w:rsidR="007A0465" w:rsidRDefault="007A0465" w:rsidP="007A0465">
      <w:pPr>
        <w:spacing w:after="180" w:line="360" w:lineRule="auto"/>
        <w:jc w:val="both"/>
      </w:pPr>
      <w:r>
        <w:t xml:space="preserve">Para la inserción en las cadenas de valor globales </w:t>
      </w:r>
      <w:r w:rsidR="0088630F">
        <w:t xml:space="preserve">de México, </w:t>
      </w:r>
      <w:r>
        <w:t>se describe la posición de México por etapa de procesamiento con los datos de comercio (participación por etapa, dependencia de importaciones procesadas y análisis espejo de exportar en bruto e importar procesado). Como alternativa analítica, pueden emplearse índices de posición en la cadena (</w:t>
      </w:r>
      <w:proofErr w:type="spellStart"/>
      <w:r>
        <w:t>upstreamness</w:t>
      </w:r>
      <w:proofErr w:type="spellEnd"/>
      <w:r>
        <w:t xml:space="preserve"> y </w:t>
      </w:r>
      <w:proofErr w:type="spellStart"/>
      <w:r>
        <w:t>downstreamness</w:t>
      </w:r>
      <w:proofErr w:type="spellEnd"/>
      <w:r>
        <w:t xml:space="preserve">, en la línea de </w:t>
      </w:r>
      <w:proofErr w:type="spellStart"/>
      <w:r>
        <w:t>Antràs</w:t>
      </w:r>
      <w:proofErr w:type="spellEnd"/>
      <w:r>
        <w:t xml:space="preserve"> y Chor, 2013) y la participación en cadenas de valor globales de OECD TiVA/ICIO; según la disponibilidad de datos.</w:t>
      </w:r>
    </w:p>
    <w:p w14:paraId="176F3257" w14:textId="77777777" w:rsidR="007A0465" w:rsidRPr="006D2D38" w:rsidRDefault="007A0465" w:rsidP="007A0465">
      <w:pPr>
        <w:spacing w:after="180" w:line="360" w:lineRule="auto"/>
        <w:jc w:val="both"/>
      </w:pPr>
      <w:r>
        <w:t xml:space="preserve">Para la síntesis se integra la descripción de los diez mercados y, como posibilidad, se derivan recomendaciones para el diseño de una política industrial alrededor de los minerales críticos: dónde hay </w:t>
      </w:r>
      <w:r>
        <w:lastRenderedPageBreak/>
        <w:t>eslabones ausentes que podrían fomentarse, dónde la captura de valor doméstica es viable y qué condiciones institucionales importan. No se descarta, para investigación futura, un análisis econométrico si emergiera una pregunta causal con sustento teórico.</w:t>
      </w:r>
    </w:p>
    <w:p w14:paraId="1FEAE06A" w14:textId="77777777" w:rsidR="00F05D31" w:rsidRDefault="00000000" w:rsidP="006D2D38">
      <w:pPr>
        <w:pStyle w:val="Ttulo2"/>
        <w:numPr>
          <w:ilvl w:val="0"/>
          <w:numId w:val="4"/>
        </w:numPr>
      </w:pPr>
      <w:r>
        <w:t>Congruencia con el campo EFI</w:t>
      </w:r>
    </w:p>
    <w:p w14:paraId="10B00DD0" w14:textId="77777777" w:rsidR="00F05D31" w:rsidRDefault="00AE0E4C">
      <w:pPr>
        <w:spacing w:after="180" w:line="360" w:lineRule="auto"/>
        <w:ind w:firstLine="720"/>
        <w:jc w:val="both"/>
        <w:rPr>
          <w:color w:val="000000"/>
        </w:rPr>
      </w:pPr>
      <w:r>
        <w:t xml:space="preserve">Los marcos analíticos utilizados —la economía industrial y de la organización (Mason, 1939; Bain, 1956), la teoría de la integración vertical (Williamson, 1985; Klein, Crawford y </w:t>
      </w:r>
      <w:proofErr w:type="spellStart"/>
      <w:r>
        <w:t>Alchian</w:t>
      </w:r>
      <w:proofErr w:type="spellEnd"/>
      <w:r>
        <w:t>, 1978), la economía institucional (North, 1990) y el enfoque de cadenas de valor globales (</w:t>
      </w:r>
      <w:proofErr w:type="spellStart"/>
      <w:r>
        <w:t>Gereffi</w:t>
      </w:r>
      <w:proofErr w:type="spellEnd"/>
      <w:r>
        <w:t>, 1994; Kaplinsky y Morris, 2001)— son marcos centrales del campo, empleados aquí en clave descriptiva.</w:t>
      </w:r>
    </w:p>
    <w:p w14:paraId="4D0EAD18" w14:textId="77777777" w:rsidR="006D2D38" w:rsidRPr="0088630F" w:rsidRDefault="008952EE" w:rsidP="0088630F">
      <w:pPr>
        <w:pStyle w:val="Ttulo1"/>
        <w:pBdr>
          <w:bottom w:val="single" w:sz="6" w:space="3" w:color="1F3B5C"/>
        </w:pBdr>
        <w:spacing w:before="340" w:after="150"/>
      </w:pPr>
      <w:r>
        <w:t>6. Cronograma de actividades</w:t>
      </w:r>
    </w:p>
    <w:tbl>
      <w:tblPr>
        <w:tblW w:w="94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0"/>
        <w:gridCol w:w="530"/>
        <w:gridCol w:w="530"/>
        <w:gridCol w:w="530"/>
        <w:gridCol w:w="530"/>
        <w:gridCol w:w="530"/>
        <w:gridCol w:w="530"/>
        <w:gridCol w:w="530"/>
        <w:gridCol w:w="530"/>
        <w:gridCol w:w="530"/>
        <w:gridCol w:w="530"/>
        <w:gridCol w:w="530"/>
        <w:gridCol w:w="530"/>
      </w:tblGrid>
      <w:tr w:rsidR="008952EE" w14:paraId="62C60820" w14:textId="77777777" w:rsidTr="000276E4">
        <w:trPr>
          <w:tblHeade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471344F7" w14:textId="77777777" w:rsidR="008952EE" w:rsidRDefault="008952EE" w:rsidP="001331EB">
            <w:r>
              <w:rPr>
                <w:b/>
                <w:bCs/>
                <w:color w:val="FFFFFF"/>
                <w:sz w:val="15"/>
                <w:szCs w:val="15"/>
              </w:rPr>
              <w:t>Actividad</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49498A00" w14:textId="77777777" w:rsidR="008952EE" w:rsidRDefault="008952EE" w:rsidP="001331EB">
            <w:r>
              <w:rPr>
                <w:b/>
                <w:bCs/>
                <w:color w:val="FFFFFF"/>
                <w:sz w:val="15"/>
                <w:szCs w:val="15"/>
              </w:rPr>
              <w:t>M1</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25400CC6" w14:textId="77777777" w:rsidR="008952EE" w:rsidRDefault="008952EE" w:rsidP="001331EB">
            <w:r>
              <w:rPr>
                <w:b/>
                <w:bCs/>
                <w:color w:val="FFFFFF"/>
                <w:sz w:val="15"/>
                <w:szCs w:val="15"/>
              </w:rPr>
              <w:t>M2</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2536DB8D" w14:textId="77777777" w:rsidR="008952EE" w:rsidRDefault="008952EE" w:rsidP="001331EB">
            <w:r>
              <w:rPr>
                <w:b/>
                <w:bCs/>
                <w:color w:val="FFFFFF"/>
                <w:sz w:val="15"/>
                <w:szCs w:val="15"/>
              </w:rPr>
              <w:t>M3</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44917EF9" w14:textId="77777777" w:rsidR="008952EE" w:rsidRDefault="008952EE" w:rsidP="001331EB">
            <w:r>
              <w:rPr>
                <w:b/>
                <w:bCs/>
                <w:color w:val="FFFFFF"/>
                <w:sz w:val="15"/>
                <w:szCs w:val="15"/>
              </w:rPr>
              <w:t>M4</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1CC0ECA1" w14:textId="77777777" w:rsidR="008952EE" w:rsidRDefault="008952EE" w:rsidP="001331EB">
            <w:r>
              <w:rPr>
                <w:b/>
                <w:bCs/>
                <w:color w:val="FFFFFF"/>
                <w:sz w:val="15"/>
                <w:szCs w:val="15"/>
              </w:rPr>
              <w:t>M5</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30428B9F" w14:textId="77777777" w:rsidR="008952EE" w:rsidRDefault="008952EE" w:rsidP="001331EB">
            <w:r>
              <w:rPr>
                <w:b/>
                <w:bCs/>
                <w:color w:val="FFFFFF"/>
                <w:sz w:val="15"/>
                <w:szCs w:val="15"/>
              </w:rPr>
              <w:t>M6</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03F30FE8" w14:textId="77777777" w:rsidR="008952EE" w:rsidRDefault="008952EE" w:rsidP="001331EB">
            <w:r>
              <w:rPr>
                <w:b/>
                <w:bCs/>
                <w:color w:val="FFFFFF"/>
                <w:sz w:val="15"/>
                <w:szCs w:val="15"/>
              </w:rPr>
              <w:t>M7</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1EB5F327" w14:textId="77777777" w:rsidR="008952EE" w:rsidRDefault="008952EE" w:rsidP="001331EB">
            <w:r>
              <w:rPr>
                <w:b/>
                <w:bCs/>
                <w:color w:val="FFFFFF"/>
                <w:sz w:val="15"/>
                <w:szCs w:val="15"/>
              </w:rPr>
              <w:t>M8</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453DD7AA" w14:textId="77777777" w:rsidR="008952EE" w:rsidRDefault="008952EE" w:rsidP="001331EB">
            <w:r>
              <w:rPr>
                <w:b/>
                <w:bCs/>
                <w:color w:val="FFFFFF"/>
                <w:sz w:val="15"/>
                <w:szCs w:val="15"/>
              </w:rPr>
              <w:t>M9</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70876CF2" w14:textId="77777777" w:rsidR="008952EE" w:rsidRDefault="008952EE" w:rsidP="001331EB">
            <w:r>
              <w:rPr>
                <w:b/>
                <w:bCs/>
                <w:color w:val="FFFFFF"/>
                <w:sz w:val="15"/>
                <w:szCs w:val="15"/>
              </w:rPr>
              <w:t>M10</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166B781A" w14:textId="77777777" w:rsidR="008952EE" w:rsidRDefault="008952EE" w:rsidP="001331EB">
            <w:r>
              <w:rPr>
                <w:b/>
                <w:bCs/>
                <w:color w:val="FFFFFF"/>
                <w:sz w:val="15"/>
                <w:szCs w:val="15"/>
              </w:rPr>
              <w:t>M11</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33EB3E69" w14:textId="77777777" w:rsidR="008952EE" w:rsidRDefault="008952EE" w:rsidP="001331EB">
            <w:r>
              <w:rPr>
                <w:b/>
                <w:bCs/>
                <w:color w:val="FFFFFF"/>
                <w:sz w:val="15"/>
                <w:szCs w:val="15"/>
              </w:rPr>
              <w:t>M12</w:t>
            </w:r>
          </w:p>
        </w:tc>
      </w:tr>
      <w:tr w:rsidR="00FE4EE1" w14:paraId="72C88327" w14:textId="77777777">
        <w:trPr>
          <w:jc w:val="center"/>
        </w:trPr>
        <w:tc>
          <w:tcPr>
            <w:tcW w:w="3100" w:type="dxa"/>
          </w:tcPr>
          <w:p w14:paraId="6232A67D" w14:textId="77777777" w:rsidR="00FE4EE1" w:rsidRDefault="00000000">
            <w:r>
              <w:rPr>
                <w:sz w:val="17"/>
              </w:rPr>
              <w:t>Marco teórico y revisión de literatura</w:t>
            </w:r>
          </w:p>
        </w:tc>
        <w:tc>
          <w:tcPr>
            <w:tcW w:w="530" w:type="dxa"/>
          </w:tcPr>
          <w:p w14:paraId="4C29F4B5" w14:textId="77777777" w:rsidR="00FE4EE1" w:rsidRDefault="00000000">
            <w:pPr>
              <w:jc w:val="center"/>
            </w:pPr>
            <w:r>
              <w:t>●</w:t>
            </w:r>
          </w:p>
        </w:tc>
        <w:tc>
          <w:tcPr>
            <w:tcW w:w="530" w:type="dxa"/>
          </w:tcPr>
          <w:p w14:paraId="009DA1CB" w14:textId="77777777" w:rsidR="00FE4EE1" w:rsidRDefault="00000000">
            <w:pPr>
              <w:jc w:val="center"/>
            </w:pPr>
            <w:r>
              <w:t>●</w:t>
            </w:r>
          </w:p>
        </w:tc>
        <w:tc>
          <w:tcPr>
            <w:tcW w:w="530" w:type="dxa"/>
          </w:tcPr>
          <w:p w14:paraId="3A549AA6" w14:textId="77777777" w:rsidR="00FE4EE1" w:rsidRDefault="00000000">
            <w:pPr>
              <w:jc w:val="center"/>
            </w:pPr>
            <w:r>
              <w:t>●</w:t>
            </w:r>
          </w:p>
        </w:tc>
        <w:tc>
          <w:tcPr>
            <w:tcW w:w="530" w:type="dxa"/>
          </w:tcPr>
          <w:p w14:paraId="5ABDAB18" w14:textId="77777777" w:rsidR="00FE4EE1" w:rsidRDefault="00000000">
            <w:pPr>
              <w:jc w:val="center"/>
            </w:pPr>
            <w:r>
              <w:t>○</w:t>
            </w:r>
          </w:p>
        </w:tc>
        <w:tc>
          <w:tcPr>
            <w:tcW w:w="530" w:type="dxa"/>
          </w:tcPr>
          <w:p w14:paraId="3959A663" w14:textId="77777777" w:rsidR="00FE4EE1" w:rsidRDefault="00FE4EE1">
            <w:pPr>
              <w:jc w:val="center"/>
            </w:pPr>
          </w:p>
        </w:tc>
        <w:tc>
          <w:tcPr>
            <w:tcW w:w="530" w:type="dxa"/>
          </w:tcPr>
          <w:p w14:paraId="3F5108AB" w14:textId="77777777" w:rsidR="00FE4EE1" w:rsidRDefault="00FE4EE1">
            <w:pPr>
              <w:jc w:val="center"/>
            </w:pPr>
          </w:p>
        </w:tc>
        <w:tc>
          <w:tcPr>
            <w:tcW w:w="530" w:type="dxa"/>
          </w:tcPr>
          <w:p w14:paraId="22C666C2" w14:textId="77777777" w:rsidR="00FE4EE1" w:rsidRDefault="00FE4EE1">
            <w:pPr>
              <w:jc w:val="center"/>
            </w:pPr>
          </w:p>
        </w:tc>
        <w:tc>
          <w:tcPr>
            <w:tcW w:w="530" w:type="dxa"/>
          </w:tcPr>
          <w:p w14:paraId="3060E3C3" w14:textId="77777777" w:rsidR="00FE4EE1" w:rsidRDefault="00FE4EE1">
            <w:pPr>
              <w:jc w:val="center"/>
            </w:pPr>
          </w:p>
        </w:tc>
        <w:tc>
          <w:tcPr>
            <w:tcW w:w="530" w:type="dxa"/>
          </w:tcPr>
          <w:p w14:paraId="100E8E07" w14:textId="77777777" w:rsidR="00FE4EE1" w:rsidRDefault="00FE4EE1">
            <w:pPr>
              <w:jc w:val="center"/>
            </w:pPr>
          </w:p>
        </w:tc>
        <w:tc>
          <w:tcPr>
            <w:tcW w:w="530" w:type="dxa"/>
          </w:tcPr>
          <w:p w14:paraId="196B6262" w14:textId="77777777" w:rsidR="00FE4EE1" w:rsidRDefault="00FE4EE1">
            <w:pPr>
              <w:jc w:val="center"/>
            </w:pPr>
          </w:p>
        </w:tc>
        <w:tc>
          <w:tcPr>
            <w:tcW w:w="530" w:type="dxa"/>
          </w:tcPr>
          <w:p w14:paraId="47AA1A26" w14:textId="77777777" w:rsidR="00FE4EE1" w:rsidRDefault="00FE4EE1">
            <w:pPr>
              <w:jc w:val="center"/>
            </w:pPr>
          </w:p>
        </w:tc>
        <w:tc>
          <w:tcPr>
            <w:tcW w:w="530" w:type="dxa"/>
          </w:tcPr>
          <w:p w14:paraId="63BA07C2" w14:textId="77777777" w:rsidR="00FE4EE1" w:rsidRDefault="00FE4EE1">
            <w:pPr>
              <w:jc w:val="center"/>
            </w:pPr>
          </w:p>
        </w:tc>
      </w:tr>
      <w:tr w:rsidR="00FE4EE1" w14:paraId="10D3F378" w14:textId="77777777">
        <w:trPr>
          <w:jc w:val="center"/>
        </w:trPr>
        <w:tc>
          <w:tcPr>
            <w:tcW w:w="3100" w:type="dxa"/>
          </w:tcPr>
          <w:p w14:paraId="115C5BAB" w14:textId="77777777" w:rsidR="00FE4EE1" w:rsidRDefault="00000000">
            <w:r>
              <w:rPr>
                <w:sz w:val="17"/>
              </w:rPr>
              <w:t>Construcción de la base de estructura y concentración (HHI, mineral × año)</w:t>
            </w:r>
          </w:p>
        </w:tc>
        <w:tc>
          <w:tcPr>
            <w:tcW w:w="530" w:type="dxa"/>
          </w:tcPr>
          <w:p w14:paraId="1F356333" w14:textId="77777777" w:rsidR="00FE4EE1" w:rsidRDefault="00000000">
            <w:pPr>
              <w:jc w:val="center"/>
            </w:pPr>
            <w:r>
              <w:t>●</w:t>
            </w:r>
          </w:p>
        </w:tc>
        <w:tc>
          <w:tcPr>
            <w:tcW w:w="530" w:type="dxa"/>
          </w:tcPr>
          <w:p w14:paraId="5E2B5838" w14:textId="77777777" w:rsidR="00FE4EE1" w:rsidRDefault="00000000">
            <w:pPr>
              <w:jc w:val="center"/>
            </w:pPr>
            <w:r>
              <w:t>●</w:t>
            </w:r>
          </w:p>
        </w:tc>
        <w:tc>
          <w:tcPr>
            <w:tcW w:w="530" w:type="dxa"/>
          </w:tcPr>
          <w:p w14:paraId="3FE43B21" w14:textId="77777777" w:rsidR="00FE4EE1" w:rsidRDefault="00000000">
            <w:pPr>
              <w:jc w:val="center"/>
            </w:pPr>
            <w:r>
              <w:t>●</w:t>
            </w:r>
          </w:p>
        </w:tc>
        <w:tc>
          <w:tcPr>
            <w:tcW w:w="530" w:type="dxa"/>
          </w:tcPr>
          <w:p w14:paraId="31BD3236" w14:textId="77777777" w:rsidR="00FE4EE1" w:rsidRDefault="00000000">
            <w:pPr>
              <w:jc w:val="center"/>
            </w:pPr>
            <w:r>
              <w:t>○</w:t>
            </w:r>
          </w:p>
        </w:tc>
        <w:tc>
          <w:tcPr>
            <w:tcW w:w="530" w:type="dxa"/>
          </w:tcPr>
          <w:p w14:paraId="423C178F" w14:textId="77777777" w:rsidR="00FE4EE1" w:rsidRDefault="00FE4EE1">
            <w:pPr>
              <w:jc w:val="center"/>
            </w:pPr>
          </w:p>
        </w:tc>
        <w:tc>
          <w:tcPr>
            <w:tcW w:w="530" w:type="dxa"/>
          </w:tcPr>
          <w:p w14:paraId="1660AFE7" w14:textId="77777777" w:rsidR="00FE4EE1" w:rsidRDefault="00FE4EE1">
            <w:pPr>
              <w:jc w:val="center"/>
            </w:pPr>
          </w:p>
        </w:tc>
        <w:tc>
          <w:tcPr>
            <w:tcW w:w="530" w:type="dxa"/>
          </w:tcPr>
          <w:p w14:paraId="1648FA6D" w14:textId="77777777" w:rsidR="00FE4EE1" w:rsidRDefault="00FE4EE1">
            <w:pPr>
              <w:jc w:val="center"/>
            </w:pPr>
          </w:p>
        </w:tc>
        <w:tc>
          <w:tcPr>
            <w:tcW w:w="530" w:type="dxa"/>
          </w:tcPr>
          <w:p w14:paraId="08BBE258" w14:textId="77777777" w:rsidR="00FE4EE1" w:rsidRDefault="00FE4EE1">
            <w:pPr>
              <w:jc w:val="center"/>
            </w:pPr>
          </w:p>
        </w:tc>
        <w:tc>
          <w:tcPr>
            <w:tcW w:w="530" w:type="dxa"/>
          </w:tcPr>
          <w:p w14:paraId="2AE70D08" w14:textId="77777777" w:rsidR="00FE4EE1" w:rsidRDefault="00FE4EE1">
            <w:pPr>
              <w:jc w:val="center"/>
            </w:pPr>
          </w:p>
        </w:tc>
        <w:tc>
          <w:tcPr>
            <w:tcW w:w="530" w:type="dxa"/>
          </w:tcPr>
          <w:p w14:paraId="7CEBB52F" w14:textId="77777777" w:rsidR="00FE4EE1" w:rsidRDefault="00FE4EE1">
            <w:pPr>
              <w:jc w:val="center"/>
            </w:pPr>
          </w:p>
        </w:tc>
        <w:tc>
          <w:tcPr>
            <w:tcW w:w="530" w:type="dxa"/>
          </w:tcPr>
          <w:p w14:paraId="7992BEA3" w14:textId="77777777" w:rsidR="00FE4EE1" w:rsidRDefault="00FE4EE1">
            <w:pPr>
              <w:jc w:val="center"/>
            </w:pPr>
          </w:p>
        </w:tc>
        <w:tc>
          <w:tcPr>
            <w:tcW w:w="530" w:type="dxa"/>
          </w:tcPr>
          <w:p w14:paraId="0DA86915" w14:textId="77777777" w:rsidR="00FE4EE1" w:rsidRDefault="00FE4EE1">
            <w:pPr>
              <w:jc w:val="center"/>
            </w:pPr>
          </w:p>
        </w:tc>
      </w:tr>
      <w:tr w:rsidR="00FE4EE1" w14:paraId="1957D851" w14:textId="77777777">
        <w:trPr>
          <w:jc w:val="center"/>
        </w:trPr>
        <w:tc>
          <w:tcPr>
            <w:tcW w:w="3100" w:type="dxa"/>
          </w:tcPr>
          <w:p w14:paraId="2E2FF5D9" w14:textId="77777777" w:rsidR="00FE4EE1" w:rsidRDefault="00000000">
            <w:r>
              <w:rPr>
                <w:sz w:val="17"/>
              </w:rPr>
              <w:t>Preparación de MIP, comercio (BACI/</w:t>
            </w:r>
            <w:proofErr w:type="spellStart"/>
            <w:r>
              <w:rPr>
                <w:sz w:val="17"/>
              </w:rPr>
              <w:t>Comtrade</w:t>
            </w:r>
            <w:proofErr w:type="spellEnd"/>
            <w:r>
              <w:rPr>
                <w:sz w:val="17"/>
              </w:rPr>
              <w:t>) y precios</w:t>
            </w:r>
          </w:p>
        </w:tc>
        <w:tc>
          <w:tcPr>
            <w:tcW w:w="530" w:type="dxa"/>
          </w:tcPr>
          <w:p w14:paraId="00F7429A" w14:textId="77777777" w:rsidR="00FE4EE1" w:rsidRDefault="00FE4EE1">
            <w:pPr>
              <w:jc w:val="center"/>
            </w:pPr>
          </w:p>
        </w:tc>
        <w:tc>
          <w:tcPr>
            <w:tcW w:w="530" w:type="dxa"/>
          </w:tcPr>
          <w:p w14:paraId="28C2CD56" w14:textId="77777777" w:rsidR="00FE4EE1" w:rsidRDefault="00000000">
            <w:pPr>
              <w:jc w:val="center"/>
            </w:pPr>
            <w:r>
              <w:t>●</w:t>
            </w:r>
          </w:p>
        </w:tc>
        <w:tc>
          <w:tcPr>
            <w:tcW w:w="530" w:type="dxa"/>
          </w:tcPr>
          <w:p w14:paraId="544C2958" w14:textId="77777777" w:rsidR="00FE4EE1" w:rsidRDefault="00000000">
            <w:pPr>
              <w:jc w:val="center"/>
            </w:pPr>
            <w:r>
              <w:t>●</w:t>
            </w:r>
          </w:p>
        </w:tc>
        <w:tc>
          <w:tcPr>
            <w:tcW w:w="530" w:type="dxa"/>
          </w:tcPr>
          <w:p w14:paraId="08DAF6CB" w14:textId="77777777" w:rsidR="00FE4EE1" w:rsidRDefault="00000000">
            <w:pPr>
              <w:jc w:val="center"/>
            </w:pPr>
            <w:r>
              <w:t>●</w:t>
            </w:r>
          </w:p>
        </w:tc>
        <w:tc>
          <w:tcPr>
            <w:tcW w:w="530" w:type="dxa"/>
          </w:tcPr>
          <w:p w14:paraId="533A6F0F" w14:textId="77777777" w:rsidR="00FE4EE1" w:rsidRDefault="00000000">
            <w:pPr>
              <w:jc w:val="center"/>
            </w:pPr>
            <w:r>
              <w:t>○</w:t>
            </w:r>
          </w:p>
        </w:tc>
        <w:tc>
          <w:tcPr>
            <w:tcW w:w="530" w:type="dxa"/>
          </w:tcPr>
          <w:p w14:paraId="03C37DD3" w14:textId="77777777" w:rsidR="00FE4EE1" w:rsidRDefault="00FE4EE1">
            <w:pPr>
              <w:jc w:val="center"/>
            </w:pPr>
          </w:p>
        </w:tc>
        <w:tc>
          <w:tcPr>
            <w:tcW w:w="530" w:type="dxa"/>
          </w:tcPr>
          <w:p w14:paraId="7DBEC64A" w14:textId="77777777" w:rsidR="00FE4EE1" w:rsidRDefault="00FE4EE1">
            <w:pPr>
              <w:jc w:val="center"/>
            </w:pPr>
          </w:p>
        </w:tc>
        <w:tc>
          <w:tcPr>
            <w:tcW w:w="530" w:type="dxa"/>
          </w:tcPr>
          <w:p w14:paraId="1AC9FF65" w14:textId="77777777" w:rsidR="00FE4EE1" w:rsidRDefault="00FE4EE1">
            <w:pPr>
              <w:jc w:val="center"/>
            </w:pPr>
          </w:p>
        </w:tc>
        <w:tc>
          <w:tcPr>
            <w:tcW w:w="530" w:type="dxa"/>
          </w:tcPr>
          <w:p w14:paraId="52577891" w14:textId="77777777" w:rsidR="00FE4EE1" w:rsidRDefault="00FE4EE1">
            <w:pPr>
              <w:jc w:val="center"/>
            </w:pPr>
          </w:p>
        </w:tc>
        <w:tc>
          <w:tcPr>
            <w:tcW w:w="530" w:type="dxa"/>
          </w:tcPr>
          <w:p w14:paraId="00B93955" w14:textId="77777777" w:rsidR="00FE4EE1" w:rsidRDefault="00FE4EE1">
            <w:pPr>
              <w:jc w:val="center"/>
            </w:pPr>
          </w:p>
        </w:tc>
        <w:tc>
          <w:tcPr>
            <w:tcW w:w="530" w:type="dxa"/>
          </w:tcPr>
          <w:p w14:paraId="5CD91F82" w14:textId="77777777" w:rsidR="00FE4EE1" w:rsidRDefault="00FE4EE1">
            <w:pPr>
              <w:jc w:val="center"/>
            </w:pPr>
          </w:p>
        </w:tc>
        <w:tc>
          <w:tcPr>
            <w:tcW w:w="530" w:type="dxa"/>
          </w:tcPr>
          <w:p w14:paraId="109AAFD2" w14:textId="77777777" w:rsidR="00FE4EE1" w:rsidRDefault="00FE4EE1">
            <w:pPr>
              <w:jc w:val="center"/>
            </w:pPr>
          </w:p>
        </w:tc>
      </w:tr>
      <w:tr w:rsidR="00FE4EE1" w14:paraId="751E1828" w14:textId="77777777">
        <w:trPr>
          <w:jc w:val="center"/>
        </w:trPr>
        <w:tc>
          <w:tcPr>
            <w:tcW w:w="3100" w:type="dxa"/>
          </w:tcPr>
          <w:p w14:paraId="5A126AC6" w14:textId="77777777" w:rsidR="00FE4EE1" w:rsidRDefault="00000000">
            <w:r>
              <w:rPr>
                <w:sz w:val="17"/>
              </w:rPr>
              <w:t>Objetivo 1: estructura extractiva y encadenamientos (Ghosh y CCV)</w:t>
            </w:r>
          </w:p>
        </w:tc>
        <w:tc>
          <w:tcPr>
            <w:tcW w:w="530" w:type="dxa"/>
          </w:tcPr>
          <w:p w14:paraId="0F97157C" w14:textId="77777777" w:rsidR="00FE4EE1" w:rsidRDefault="00FE4EE1">
            <w:pPr>
              <w:jc w:val="center"/>
            </w:pPr>
          </w:p>
        </w:tc>
        <w:tc>
          <w:tcPr>
            <w:tcW w:w="530" w:type="dxa"/>
          </w:tcPr>
          <w:p w14:paraId="321FEA93" w14:textId="77777777" w:rsidR="00FE4EE1" w:rsidRDefault="00FE4EE1">
            <w:pPr>
              <w:jc w:val="center"/>
            </w:pPr>
          </w:p>
        </w:tc>
        <w:tc>
          <w:tcPr>
            <w:tcW w:w="530" w:type="dxa"/>
          </w:tcPr>
          <w:p w14:paraId="0D76C98B" w14:textId="77777777" w:rsidR="00FE4EE1" w:rsidRDefault="00000000">
            <w:pPr>
              <w:jc w:val="center"/>
            </w:pPr>
            <w:r>
              <w:t>○</w:t>
            </w:r>
          </w:p>
        </w:tc>
        <w:tc>
          <w:tcPr>
            <w:tcW w:w="530" w:type="dxa"/>
          </w:tcPr>
          <w:p w14:paraId="211E9F8E" w14:textId="77777777" w:rsidR="00FE4EE1" w:rsidRDefault="00000000">
            <w:pPr>
              <w:jc w:val="center"/>
            </w:pPr>
            <w:r>
              <w:t>●</w:t>
            </w:r>
          </w:p>
        </w:tc>
        <w:tc>
          <w:tcPr>
            <w:tcW w:w="530" w:type="dxa"/>
          </w:tcPr>
          <w:p w14:paraId="2EDBDE0F" w14:textId="77777777" w:rsidR="00FE4EE1" w:rsidRDefault="00000000">
            <w:pPr>
              <w:jc w:val="center"/>
            </w:pPr>
            <w:r>
              <w:t>●</w:t>
            </w:r>
          </w:p>
        </w:tc>
        <w:tc>
          <w:tcPr>
            <w:tcW w:w="530" w:type="dxa"/>
          </w:tcPr>
          <w:p w14:paraId="43E2A643" w14:textId="77777777" w:rsidR="00FE4EE1" w:rsidRDefault="00000000">
            <w:pPr>
              <w:jc w:val="center"/>
            </w:pPr>
            <w:r>
              <w:t>○</w:t>
            </w:r>
          </w:p>
        </w:tc>
        <w:tc>
          <w:tcPr>
            <w:tcW w:w="530" w:type="dxa"/>
          </w:tcPr>
          <w:p w14:paraId="691136BF" w14:textId="77777777" w:rsidR="00FE4EE1" w:rsidRDefault="00FE4EE1">
            <w:pPr>
              <w:jc w:val="center"/>
            </w:pPr>
          </w:p>
        </w:tc>
        <w:tc>
          <w:tcPr>
            <w:tcW w:w="530" w:type="dxa"/>
          </w:tcPr>
          <w:p w14:paraId="546E387E" w14:textId="77777777" w:rsidR="00FE4EE1" w:rsidRDefault="00FE4EE1">
            <w:pPr>
              <w:jc w:val="center"/>
            </w:pPr>
          </w:p>
        </w:tc>
        <w:tc>
          <w:tcPr>
            <w:tcW w:w="530" w:type="dxa"/>
          </w:tcPr>
          <w:p w14:paraId="237A2453" w14:textId="77777777" w:rsidR="00FE4EE1" w:rsidRDefault="00FE4EE1">
            <w:pPr>
              <w:jc w:val="center"/>
            </w:pPr>
          </w:p>
        </w:tc>
        <w:tc>
          <w:tcPr>
            <w:tcW w:w="530" w:type="dxa"/>
          </w:tcPr>
          <w:p w14:paraId="1FD042DF" w14:textId="77777777" w:rsidR="00FE4EE1" w:rsidRDefault="00FE4EE1">
            <w:pPr>
              <w:jc w:val="center"/>
            </w:pPr>
          </w:p>
        </w:tc>
        <w:tc>
          <w:tcPr>
            <w:tcW w:w="530" w:type="dxa"/>
          </w:tcPr>
          <w:p w14:paraId="13A219C4" w14:textId="77777777" w:rsidR="00FE4EE1" w:rsidRDefault="00FE4EE1">
            <w:pPr>
              <w:jc w:val="center"/>
            </w:pPr>
          </w:p>
        </w:tc>
        <w:tc>
          <w:tcPr>
            <w:tcW w:w="530" w:type="dxa"/>
          </w:tcPr>
          <w:p w14:paraId="4CC322E2" w14:textId="77777777" w:rsidR="00FE4EE1" w:rsidRDefault="00FE4EE1">
            <w:pPr>
              <w:jc w:val="center"/>
            </w:pPr>
          </w:p>
        </w:tc>
      </w:tr>
      <w:tr w:rsidR="00FE4EE1" w14:paraId="0B0DC7ED" w14:textId="77777777">
        <w:trPr>
          <w:jc w:val="center"/>
        </w:trPr>
        <w:tc>
          <w:tcPr>
            <w:tcW w:w="3100" w:type="dxa"/>
          </w:tcPr>
          <w:p w14:paraId="1E91B17E" w14:textId="77777777" w:rsidR="00FE4EE1" w:rsidRDefault="00000000">
            <w:r>
              <w:rPr>
                <w:sz w:val="17"/>
              </w:rPr>
              <w:t>Objetivo 2: mapeo de cadenas de valor locales</w:t>
            </w:r>
          </w:p>
        </w:tc>
        <w:tc>
          <w:tcPr>
            <w:tcW w:w="530" w:type="dxa"/>
          </w:tcPr>
          <w:p w14:paraId="5652E518" w14:textId="77777777" w:rsidR="00FE4EE1" w:rsidRDefault="00FE4EE1">
            <w:pPr>
              <w:jc w:val="center"/>
            </w:pPr>
          </w:p>
        </w:tc>
        <w:tc>
          <w:tcPr>
            <w:tcW w:w="530" w:type="dxa"/>
          </w:tcPr>
          <w:p w14:paraId="452BBE02" w14:textId="77777777" w:rsidR="00FE4EE1" w:rsidRDefault="00FE4EE1">
            <w:pPr>
              <w:jc w:val="center"/>
            </w:pPr>
          </w:p>
        </w:tc>
        <w:tc>
          <w:tcPr>
            <w:tcW w:w="530" w:type="dxa"/>
          </w:tcPr>
          <w:p w14:paraId="3A2528F8" w14:textId="77777777" w:rsidR="00FE4EE1" w:rsidRDefault="00FE4EE1">
            <w:pPr>
              <w:jc w:val="center"/>
            </w:pPr>
          </w:p>
        </w:tc>
        <w:tc>
          <w:tcPr>
            <w:tcW w:w="530" w:type="dxa"/>
          </w:tcPr>
          <w:p w14:paraId="3EA18E8E" w14:textId="77777777" w:rsidR="00FE4EE1" w:rsidRDefault="00000000">
            <w:pPr>
              <w:jc w:val="center"/>
            </w:pPr>
            <w:r>
              <w:t>○</w:t>
            </w:r>
          </w:p>
        </w:tc>
        <w:tc>
          <w:tcPr>
            <w:tcW w:w="530" w:type="dxa"/>
          </w:tcPr>
          <w:p w14:paraId="56E6BCF8" w14:textId="77777777" w:rsidR="00FE4EE1" w:rsidRDefault="00000000">
            <w:pPr>
              <w:jc w:val="center"/>
            </w:pPr>
            <w:r>
              <w:t>●</w:t>
            </w:r>
          </w:p>
        </w:tc>
        <w:tc>
          <w:tcPr>
            <w:tcW w:w="530" w:type="dxa"/>
          </w:tcPr>
          <w:p w14:paraId="6CEC58B2" w14:textId="77777777" w:rsidR="00FE4EE1" w:rsidRDefault="00000000">
            <w:pPr>
              <w:jc w:val="center"/>
            </w:pPr>
            <w:r>
              <w:t>●</w:t>
            </w:r>
          </w:p>
        </w:tc>
        <w:tc>
          <w:tcPr>
            <w:tcW w:w="530" w:type="dxa"/>
          </w:tcPr>
          <w:p w14:paraId="4213A65D" w14:textId="77777777" w:rsidR="00FE4EE1" w:rsidRDefault="00000000">
            <w:pPr>
              <w:jc w:val="center"/>
            </w:pPr>
            <w:r>
              <w:t>○</w:t>
            </w:r>
          </w:p>
        </w:tc>
        <w:tc>
          <w:tcPr>
            <w:tcW w:w="530" w:type="dxa"/>
          </w:tcPr>
          <w:p w14:paraId="06E227D0" w14:textId="77777777" w:rsidR="00FE4EE1" w:rsidRDefault="00FE4EE1">
            <w:pPr>
              <w:jc w:val="center"/>
            </w:pPr>
          </w:p>
        </w:tc>
        <w:tc>
          <w:tcPr>
            <w:tcW w:w="530" w:type="dxa"/>
          </w:tcPr>
          <w:p w14:paraId="2D1E0ADD" w14:textId="77777777" w:rsidR="00FE4EE1" w:rsidRDefault="00FE4EE1">
            <w:pPr>
              <w:jc w:val="center"/>
            </w:pPr>
          </w:p>
        </w:tc>
        <w:tc>
          <w:tcPr>
            <w:tcW w:w="530" w:type="dxa"/>
          </w:tcPr>
          <w:p w14:paraId="749391E1" w14:textId="77777777" w:rsidR="00FE4EE1" w:rsidRDefault="00FE4EE1">
            <w:pPr>
              <w:jc w:val="center"/>
            </w:pPr>
          </w:p>
        </w:tc>
        <w:tc>
          <w:tcPr>
            <w:tcW w:w="530" w:type="dxa"/>
          </w:tcPr>
          <w:p w14:paraId="5C505D85" w14:textId="77777777" w:rsidR="00FE4EE1" w:rsidRDefault="00FE4EE1">
            <w:pPr>
              <w:jc w:val="center"/>
            </w:pPr>
          </w:p>
        </w:tc>
        <w:tc>
          <w:tcPr>
            <w:tcW w:w="530" w:type="dxa"/>
          </w:tcPr>
          <w:p w14:paraId="1220B007" w14:textId="77777777" w:rsidR="00FE4EE1" w:rsidRDefault="00FE4EE1">
            <w:pPr>
              <w:jc w:val="center"/>
            </w:pPr>
          </w:p>
        </w:tc>
      </w:tr>
      <w:tr w:rsidR="00FE4EE1" w14:paraId="34E09325" w14:textId="77777777">
        <w:trPr>
          <w:jc w:val="center"/>
        </w:trPr>
        <w:tc>
          <w:tcPr>
            <w:tcW w:w="3100" w:type="dxa"/>
          </w:tcPr>
          <w:p w14:paraId="2ABB783C" w14:textId="77777777" w:rsidR="00FE4EE1" w:rsidRDefault="00000000">
            <w:r>
              <w:rPr>
                <w:sz w:val="17"/>
              </w:rPr>
              <w:t>Objetivo 3: inserción en cadenas de valor globales (comercio por etapa; opcional: TiVA/</w:t>
            </w:r>
            <w:proofErr w:type="spellStart"/>
            <w:r>
              <w:rPr>
                <w:sz w:val="17"/>
              </w:rPr>
              <w:t>upstreamness</w:t>
            </w:r>
            <w:proofErr w:type="spellEnd"/>
            <w:r>
              <w:rPr>
                <w:sz w:val="17"/>
              </w:rPr>
              <w:t>)</w:t>
            </w:r>
          </w:p>
        </w:tc>
        <w:tc>
          <w:tcPr>
            <w:tcW w:w="530" w:type="dxa"/>
          </w:tcPr>
          <w:p w14:paraId="750064EB" w14:textId="77777777" w:rsidR="00FE4EE1" w:rsidRDefault="00FE4EE1">
            <w:pPr>
              <w:jc w:val="center"/>
            </w:pPr>
          </w:p>
        </w:tc>
        <w:tc>
          <w:tcPr>
            <w:tcW w:w="530" w:type="dxa"/>
          </w:tcPr>
          <w:p w14:paraId="2B2C8462" w14:textId="77777777" w:rsidR="00FE4EE1" w:rsidRDefault="00FE4EE1">
            <w:pPr>
              <w:jc w:val="center"/>
            </w:pPr>
          </w:p>
        </w:tc>
        <w:tc>
          <w:tcPr>
            <w:tcW w:w="530" w:type="dxa"/>
          </w:tcPr>
          <w:p w14:paraId="65DF6490" w14:textId="77777777" w:rsidR="00FE4EE1" w:rsidRDefault="00FE4EE1">
            <w:pPr>
              <w:jc w:val="center"/>
            </w:pPr>
          </w:p>
        </w:tc>
        <w:tc>
          <w:tcPr>
            <w:tcW w:w="530" w:type="dxa"/>
          </w:tcPr>
          <w:p w14:paraId="4621D4A9" w14:textId="77777777" w:rsidR="00FE4EE1" w:rsidRDefault="00FE4EE1">
            <w:pPr>
              <w:jc w:val="center"/>
            </w:pPr>
          </w:p>
        </w:tc>
        <w:tc>
          <w:tcPr>
            <w:tcW w:w="530" w:type="dxa"/>
          </w:tcPr>
          <w:p w14:paraId="1AE823E6" w14:textId="77777777" w:rsidR="00FE4EE1" w:rsidRDefault="00000000">
            <w:pPr>
              <w:jc w:val="center"/>
            </w:pPr>
            <w:r>
              <w:t>○</w:t>
            </w:r>
          </w:p>
        </w:tc>
        <w:tc>
          <w:tcPr>
            <w:tcW w:w="530" w:type="dxa"/>
          </w:tcPr>
          <w:p w14:paraId="56B5F37D" w14:textId="77777777" w:rsidR="00FE4EE1" w:rsidRDefault="00000000">
            <w:pPr>
              <w:jc w:val="center"/>
            </w:pPr>
            <w:r>
              <w:t>●</w:t>
            </w:r>
          </w:p>
        </w:tc>
        <w:tc>
          <w:tcPr>
            <w:tcW w:w="530" w:type="dxa"/>
          </w:tcPr>
          <w:p w14:paraId="1D4AE073" w14:textId="77777777" w:rsidR="00FE4EE1" w:rsidRDefault="00000000">
            <w:pPr>
              <w:jc w:val="center"/>
            </w:pPr>
            <w:r>
              <w:t>●</w:t>
            </w:r>
          </w:p>
        </w:tc>
        <w:tc>
          <w:tcPr>
            <w:tcW w:w="530" w:type="dxa"/>
          </w:tcPr>
          <w:p w14:paraId="5C914DAE" w14:textId="77777777" w:rsidR="00FE4EE1" w:rsidRDefault="00000000">
            <w:pPr>
              <w:jc w:val="center"/>
            </w:pPr>
            <w:r>
              <w:t>○</w:t>
            </w:r>
          </w:p>
        </w:tc>
        <w:tc>
          <w:tcPr>
            <w:tcW w:w="530" w:type="dxa"/>
          </w:tcPr>
          <w:p w14:paraId="4D5DE500" w14:textId="77777777" w:rsidR="00FE4EE1" w:rsidRDefault="00FE4EE1">
            <w:pPr>
              <w:jc w:val="center"/>
            </w:pPr>
          </w:p>
        </w:tc>
        <w:tc>
          <w:tcPr>
            <w:tcW w:w="530" w:type="dxa"/>
          </w:tcPr>
          <w:p w14:paraId="26271435" w14:textId="77777777" w:rsidR="00FE4EE1" w:rsidRDefault="00FE4EE1">
            <w:pPr>
              <w:jc w:val="center"/>
            </w:pPr>
          </w:p>
        </w:tc>
        <w:tc>
          <w:tcPr>
            <w:tcW w:w="530" w:type="dxa"/>
          </w:tcPr>
          <w:p w14:paraId="443EFB9D" w14:textId="77777777" w:rsidR="00FE4EE1" w:rsidRDefault="00FE4EE1">
            <w:pPr>
              <w:jc w:val="center"/>
            </w:pPr>
          </w:p>
        </w:tc>
        <w:tc>
          <w:tcPr>
            <w:tcW w:w="530" w:type="dxa"/>
          </w:tcPr>
          <w:p w14:paraId="3F477F04" w14:textId="77777777" w:rsidR="00FE4EE1" w:rsidRDefault="00FE4EE1">
            <w:pPr>
              <w:jc w:val="center"/>
            </w:pPr>
          </w:p>
        </w:tc>
      </w:tr>
      <w:tr w:rsidR="00FE4EE1" w14:paraId="0E749766" w14:textId="77777777">
        <w:trPr>
          <w:jc w:val="center"/>
        </w:trPr>
        <w:tc>
          <w:tcPr>
            <w:tcW w:w="3100" w:type="dxa"/>
          </w:tcPr>
          <w:p w14:paraId="2679D25A" w14:textId="77777777" w:rsidR="00FE4EE1" w:rsidRDefault="00000000">
            <w:r>
              <w:rPr>
                <w:sz w:val="17"/>
              </w:rPr>
              <w:t>Entrevistas y contexto institucional (opcional)*</w:t>
            </w:r>
          </w:p>
        </w:tc>
        <w:tc>
          <w:tcPr>
            <w:tcW w:w="530" w:type="dxa"/>
          </w:tcPr>
          <w:p w14:paraId="2A878D5B" w14:textId="77777777" w:rsidR="00FE4EE1" w:rsidRDefault="00FE4EE1">
            <w:pPr>
              <w:jc w:val="center"/>
            </w:pPr>
          </w:p>
        </w:tc>
        <w:tc>
          <w:tcPr>
            <w:tcW w:w="530" w:type="dxa"/>
          </w:tcPr>
          <w:p w14:paraId="2D469A8D" w14:textId="77777777" w:rsidR="00FE4EE1" w:rsidRDefault="00FE4EE1">
            <w:pPr>
              <w:jc w:val="center"/>
            </w:pPr>
          </w:p>
        </w:tc>
        <w:tc>
          <w:tcPr>
            <w:tcW w:w="530" w:type="dxa"/>
          </w:tcPr>
          <w:p w14:paraId="08A3D96F" w14:textId="77777777" w:rsidR="00FE4EE1" w:rsidRDefault="00FE4EE1">
            <w:pPr>
              <w:jc w:val="center"/>
            </w:pPr>
          </w:p>
        </w:tc>
        <w:tc>
          <w:tcPr>
            <w:tcW w:w="530" w:type="dxa"/>
          </w:tcPr>
          <w:p w14:paraId="10D9325F" w14:textId="77777777" w:rsidR="00FE4EE1" w:rsidRDefault="00FE4EE1">
            <w:pPr>
              <w:jc w:val="center"/>
            </w:pPr>
          </w:p>
        </w:tc>
        <w:tc>
          <w:tcPr>
            <w:tcW w:w="530" w:type="dxa"/>
          </w:tcPr>
          <w:p w14:paraId="776E1F14" w14:textId="77777777" w:rsidR="00FE4EE1" w:rsidRDefault="00000000">
            <w:pPr>
              <w:jc w:val="center"/>
            </w:pPr>
            <w:r>
              <w:t>●</w:t>
            </w:r>
          </w:p>
        </w:tc>
        <w:tc>
          <w:tcPr>
            <w:tcW w:w="530" w:type="dxa"/>
          </w:tcPr>
          <w:p w14:paraId="56AB47C9" w14:textId="77777777" w:rsidR="00FE4EE1" w:rsidRDefault="00000000">
            <w:pPr>
              <w:jc w:val="center"/>
            </w:pPr>
            <w:r>
              <w:t>●</w:t>
            </w:r>
          </w:p>
        </w:tc>
        <w:tc>
          <w:tcPr>
            <w:tcW w:w="530" w:type="dxa"/>
          </w:tcPr>
          <w:p w14:paraId="03EDDE3D" w14:textId="77777777" w:rsidR="00FE4EE1" w:rsidRDefault="00000000">
            <w:pPr>
              <w:jc w:val="center"/>
            </w:pPr>
            <w:r>
              <w:t>●</w:t>
            </w:r>
          </w:p>
        </w:tc>
        <w:tc>
          <w:tcPr>
            <w:tcW w:w="530" w:type="dxa"/>
          </w:tcPr>
          <w:p w14:paraId="57737312" w14:textId="77777777" w:rsidR="00FE4EE1" w:rsidRDefault="00000000">
            <w:pPr>
              <w:jc w:val="center"/>
            </w:pPr>
            <w:r>
              <w:t>○</w:t>
            </w:r>
          </w:p>
        </w:tc>
        <w:tc>
          <w:tcPr>
            <w:tcW w:w="530" w:type="dxa"/>
          </w:tcPr>
          <w:p w14:paraId="03125A20" w14:textId="77777777" w:rsidR="00FE4EE1" w:rsidRDefault="00FE4EE1">
            <w:pPr>
              <w:jc w:val="center"/>
            </w:pPr>
          </w:p>
        </w:tc>
        <w:tc>
          <w:tcPr>
            <w:tcW w:w="530" w:type="dxa"/>
          </w:tcPr>
          <w:p w14:paraId="72183645" w14:textId="77777777" w:rsidR="00FE4EE1" w:rsidRDefault="00FE4EE1">
            <w:pPr>
              <w:jc w:val="center"/>
            </w:pPr>
          </w:p>
        </w:tc>
        <w:tc>
          <w:tcPr>
            <w:tcW w:w="530" w:type="dxa"/>
          </w:tcPr>
          <w:p w14:paraId="25E6DB33" w14:textId="77777777" w:rsidR="00FE4EE1" w:rsidRDefault="00FE4EE1">
            <w:pPr>
              <w:jc w:val="center"/>
            </w:pPr>
          </w:p>
        </w:tc>
        <w:tc>
          <w:tcPr>
            <w:tcW w:w="530" w:type="dxa"/>
          </w:tcPr>
          <w:p w14:paraId="2473EDC0" w14:textId="77777777" w:rsidR="00FE4EE1" w:rsidRDefault="00FE4EE1">
            <w:pPr>
              <w:jc w:val="center"/>
            </w:pPr>
          </w:p>
        </w:tc>
      </w:tr>
      <w:tr w:rsidR="00FE4EE1" w14:paraId="0F9A577F" w14:textId="77777777">
        <w:trPr>
          <w:jc w:val="center"/>
        </w:trPr>
        <w:tc>
          <w:tcPr>
            <w:tcW w:w="3100" w:type="dxa"/>
          </w:tcPr>
          <w:p w14:paraId="29E0E3D2" w14:textId="77777777" w:rsidR="00FE4EE1" w:rsidRDefault="00000000">
            <w:r>
              <w:rPr>
                <w:sz w:val="17"/>
              </w:rPr>
              <w:t>Síntesis y bases de política industrial</w:t>
            </w:r>
          </w:p>
        </w:tc>
        <w:tc>
          <w:tcPr>
            <w:tcW w:w="530" w:type="dxa"/>
          </w:tcPr>
          <w:p w14:paraId="3390B8DF" w14:textId="77777777" w:rsidR="00FE4EE1" w:rsidRDefault="00FE4EE1">
            <w:pPr>
              <w:jc w:val="center"/>
            </w:pPr>
          </w:p>
        </w:tc>
        <w:tc>
          <w:tcPr>
            <w:tcW w:w="530" w:type="dxa"/>
          </w:tcPr>
          <w:p w14:paraId="521104B9" w14:textId="77777777" w:rsidR="00FE4EE1" w:rsidRDefault="00FE4EE1">
            <w:pPr>
              <w:jc w:val="center"/>
            </w:pPr>
          </w:p>
        </w:tc>
        <w:tc>
          <w:tcPr>
            <w:tcW w:w="530" w:type="dxa"/>
          </w:tcPr>
          <w:p w14:paraId="71EF1282" w14:textId="77777777" w:rsidR="00FE4EE1" w:rsidRDefault="00FE4EE1">
            <w:pPr>
              <w:jc w:val="center"/>
            </w:pPr>
          </w:p>
        </w:tc>
        <w:tc>
          <w:tcPr>
            <w:tcW w:w="530" w:type="dxa"/>
          </w:tcPr>
          <w:p w14:paraId="7BA5F53E" w14:textId="77777777" w:rsidR="00FE4EE1" w:rsidRDefault="00FE4EE1">
            <w:pPr>
              <w:jc w:val="center"/>
            </w:pPr>
          </w:p>
        </w:tc>
        <w:tc>
          <w:tcPr>
            <w:tcW w:w="530" w:type="dxa"/>
          </w:tcPr>
          <w:p w14:paraId="28BE3AA5" w14:textId="77777777" w:rsidR="00FE4EE1" w:rsidRDefault="00FE4EE1">
            <w:pPr>
              <w:jc w:val="center"/>
            </w:pPr>
          </w:p>
        </w:tc>
        <w:tc>
          <w:tcPr>
            <w:tcW w:w="530" w:type="dxa"/>
          </w:tcPr>
          <w:p w14:paraId="24DC8DCE" w14:textId="77777777" w:rsidR="00FE4EE1" w:rsidRDefault="00FE4EE1">
            <w:pPr>
              <w:jc w:val="center"/>
            </w:pPr>
          </w:p>
        </w:tc>
        <w:tc>
          <w:tcPr>
            <w:tcW w:w="530" w:type="dxa"/>
          </w:tcPr>
          <w:p w14:paraId="3C38E4B7" w14:textId="77777777" w:rsidR="00FE4EE1" w:rsidRDefault="00FE4EE1">
            <w:pPr>
              <w:jc w:val="center"/>
            </w:pPr>
          </w:p>
        </w:tc>
        <w:tc>
          <w:tcPr>
            <w:tcW w:w="530" w:type="dxa"/>
          </w:tcPr>
          <w:p w14:paraId="6DAB01E4" w14:textId="77777777" w:rsidR="00FE4EE1" w:rsidRDefault="00000000">
            <w:pPr>
              <w:jc w:val="center"/>
            </w:pPr>
            <w:r>
              <w:t>○</w:t>
            </w:r>
          </w:p>
        </w:tc>
        <w:tc>
          <w:tcPr>
            <w:tcW w:w="530" w:type="dxa"/>
          </w:tcPr>
          <w:p w14:paraId="5474779F" w14:textId="77777777" w:rsidR="00FE4EE1" w:rsidRDefault="00000000">
            <w:pPr>
              <w:jc w:val="center"/>
            </w:pPr>
            <w:r>
              <w:t>●</w:t>
            </w:r>
          </w:p>
        </w:tc>
        <w:tc>
          <w:tcPr>
            <w:tcW w:w="530" w:type="dxa"/>
          </w:tcPr>
          <w:p w14:paraId="131DE8E7" w14:textId="77777777" w:rsidR="00FE4EE1" w:rsidRDefault="00000000">
            <w:pPr>
              <w:jc w:val="center"/>
            </w:pPr>
            <w:r>
              <w:t>●</w:t>
            </w:r>
          </w:p>
        </w:tc>
        <w:tc>
          <w:tcPr>
            <w:tcW w:w="530" w:type="dxa"/>
          </w:tcPr>
          <w:p w14:paraId="7D7CAD19" w14:textId="77777777" w:rsidR="00FE4EE1" w:rsidRDefault="00000000">
            <w:pPr>
              <w:jc w:val="center"/>
            </w:pPr>
            <w:r>
              <w:t>○</w:t>
            </w:r>
          </w:p>
        </w:tc>
        <w:tc>
          <w:tcPr>
            <w:tcW w:w="530" w:type="dxa"/>
          </w:tcPr>
          <w:p w14:paraId="3309875A" w14:textId="77777777" w:rsidR="00FE4EE1" w:rsidRDefault="00FE4EE1">
            <w:pPr>
              <w:jc w:val="center"/>
            </w:pPr>
          </w:p>
        </w:tc>
      </w:tr>
      <w:tr w:rsidR="00FE4EE1" w14:paraId="43542BB7" w14:textId="77777777">
        <w:trPr>
          <w:jc w:val="center"/>
        </w:trPr>
        <w:tc>
          <w:tcPr>
            <w:tcW w:w="3100" w:type="dxa"/>
          </w:tcPr>
          <w:p w14:paraId="2F1B67C6" w14:textId="77777777" w:rsidR="00FE4EE1" w:rsidRDefault="00000000">
            <w:r>
              <w:rPr>
                <w:sz w:val="17"/>
              </w:rPr>
              <w:t>Redacción de la ICR (continua)</w:t>
            </w:r>
          </w:p>
        </w:tc>
        <w:tc>
          <w:tcPr>
            <w:tcW w:w="530" w:type="dxa"/>
          </w:tcPr>
          <w:p w14:paraId="4968D917" w14:textId="77777777" w:rsidR="00FE4EE1" w:rsidRDefault="00FE4EE1">
            <w:pPr>
              <w:jc w:val="center"/>
            </w:pPr>
          </w:p>
        </w:tc>
        <w:tc>
          <w:tcPr>
            <w:tcW w:w="530" w:type="dxa"/>
          </w:tcPr>
          <w:p w14:paraId="565D301B" w14:textId="77777777" w:rsidR="00FE4EE1" w:rsidRDefault="00000000">
            <w:pPr>
              <w:jc w:val="center"/>
            </w:pPr>
            <w:r>
              <w:t>○</w:t>
            </w:r>
          </w:p>
        </w:tc>
        <w:tc>
          <w:tcPr>
            <w:tcW w:w="530" w:type="dxa"/>
          </w:tcPr>
          <w:p w14:paraId="500B5319" w14:textId="77777777" w:rsidR="00FE4EE1" w:rsidRDefault="00000000">
            <w:pPr>
              <w:jc w:val="center"/>
            </w:pPr>
            <w:r>
              <w:t>●</w:t>
            </w:r>
          </w:p>
        </w:tc>
        <w:tc>
          <w:tcPr>
            <w:tcW w:w="530" w:type="dxa"/>
          </w:tcPr>
          <w:p w14:paraId="5D7FD75F" w14:textId="77777777" w:rsidR="00FE4EE1" w:rsidRDefault="00000000">
            <w:pPr>
              <w:jc w:val="center"/>
            </w:pPr>
            <w:r>
              <w:t>●</w:t>
            </w:r>
          </w:p>
        </w:tc>
        <w:tc>
          <w:tcPr>
            <w:tcW w:w="530" w:type="dxa"/>
          </w:tcPr>
          <w:p w14:paraId="0C7649EE" w14:textId="77777777" w:rsidR="00FE4EE1" w:rsidRDefault="00000000">
            <w:pPr>
              <w:jc w:val="center"/>
            </w:pPr>
            <w:r>
              <w:t>●</w:t>
            </w:r>
          </w:p>
        </w:tc>
        <w:tc>
          <w:tcPr>
            <w:tcW w:w="530" w:type="dxa"/>
          </w:tcPr>
          <w:p w14:paraId="30FEF0F3" w14:textId="77777777" w:rsidR="00FE4EE1" w:rsidRDefault="00000000">
            <w:pPr>
              <w:jc w:val="center"/>
            </w:pPr>
            <w:r>
              <w:t>●</w:t>
            </w:r>
          </w:p>
        </w:tc>
        <w:tc>
          <w:tcPr>
            <w:tcW w:w="530" w:type="dxa"/>
          </w:tcPr>
          <w:p w14:paraId="3F6E6AAD" w14:textId="77777777" w:rsidR="00FE4EE1" w:rsidRDefault="00000000">
            <w:pPr>
              <w:jc w:val="center"/>
            </w:pPr>
            <w:r>
              <w:t>●</w:t>
            </w:r>
          </w:p>
        </w:tc>
        <w:tc>
          <w:tcPr>
            <w:tcW w:w="530" w:type="dxa"/>
          </w:tcPr>
          <w:p w14:paraId="09FF44DE" w14:textId="77777777" w:rsidR="00FE4EE1" w:rsidRDefault="00000000">
            <w:pPr>
              <w:jc w:val="center"/>
            </w:pPr>
            <w:r>
              <w:t>●</w:t>
            </w:r>
          </w:p>
        </w:tc>
        <w:tc>
          <w:tcPr>
            <w:tcW w:w="530" w:type="dxa"/>
          </w:tcPr>
          <w:p w14:paraId="2101C035" w14:textId="77777777" w:rsidR="00FE4EE1" w:rsidRDefault="00000000">
            <w:pPr>
              <w:jc w:val="center"/>
            </w:pPr>
            <w:r>
              <w:t>●</w:t>
            </w:r>
          </w:p>
        </w:tc>
        <w:tc>
          <w:tcPr>
            <w:tcW w:w="530" w:type="dxa"/>
          </w:tcPr>
          <w:p w14:paraId="5B3776A3" w14:textId="77777777" w:rsidR="00FE4EE1" w:rsidRDefault="00000000">
            <w:pPr>
              <w:jc w:val="center"/>
            </w:pPr>
            <w:r>
              <w:t>●</w:t>
            </w:r>
          </w:p>
        </w:tc>
        <w:tc>
          <w:tcPr>
            <w:tcW w:w="530" w:type="dxa"/>
          </w:tcPr>
          <w:p w14:paraId="79CF2CB1" w14:textId="77777777" w:rsidR="00FE4EE1" w:rsidRDefault="00000000">
            <w:pPr>
              <w:jc w:val="center"/>
            </w:pPr>
            <w:r>
              <w:t>●</w:t>
            </w:r>
          </w:p>
        </w:tc>
        <w:tc>
          <w:tcPr>
            <w:tcW w:w="530" w:type="dxa"/>
          </w:tcPr>
          <w:p w14:paraId="1BF28E92" w14:textId="77777777" w:rsidR="00FE4EE1" w:rsidRDefault="00000000">
            <w:pPr>
              <w:jc w:val="center"/>
            </w:pPr>
            <w:r>
              <w:t>●</w:t>
            </w:r>
          </w:p>
        </w:tc>
      </w:tr>
      <w:tr w:rsidR="00FE4EE1" w14:paraId="0782B6F7" w14:textId="77777777">
        <w:trPr>
          <w:jc w:val="center"/>
        </w:trPr>
        <w:tc>
          <w:tcPr>
            <w:tcW w:w="3100" w:type="dxa"/>
          </w:tcPr>
          <w:p w14:paraId="0F1DD98F" w14:textId="77777777" w:rsidR="00FE4EE1" w:rsidRDefault="00000000">
            <w:r>
              <w:rPr>
                <w:sz w:val="17"/>
              </w:rPr>
              <w:t>Revisiones con el Dr. Micheli Thirion</w:t>
            </w:r>
          </w:p>
        </w:tc>
        <w:tc>
          <w:tcPr>
            <w:tcW w:w="530" w:type="dxa"/>
          </w:tcPr>
          <w:p w14:paraId="073000C5" w14:textId="77777777" w:rsidR="00FE4EE1" w:rsidRDefault="00000000">
            <w:pPr>
              <w:jc w:val="center"/>
            </w:pPr>
            <w:r>
              <w:t>○</w:t>
            </w:r>
          </w:p>
        </w:tc>
        <w:tc>
          <w:tcPr>
            <w:tcW w:w="530" w:type="dxa"/>
          </w:tcPr>
          <w:p w14:paraId="579A336C" w14:textId="77777777" w:rsidR="00FE4EE1" w:rsidRDefault="00FE4EE1">
            <w:pPr>
              <w:jc w:val="center"/>
            </w:pPr>
          </w:p>
        </w:tc>
        <w:tc>
          <w:tcPr>
            <w:tcW w:w="530" w:type="dxa"/>
          </w:tcPr>
          <w:p w14:paraId="51B3965E" w14:textId="77777777" w:rsidR="00FE4EE1" w:rsidRDefault="00000000">
            <w:pPr>
              <w:jc w:val="center"/>
            </w:pPr>
            <w:r>
              <w:t>●</w:t>
            </w:r>
          </w:p>
        </w:tc>
        <w:tc>
          <w:tcPr>
            <w:tcW w:w="530" w:type="dxa"/>
          </w:tcPr>
          <w:p w14:paraId="719C6FB5" w14:textId="77777777" w:rsidR="00FE4EE1" w:rsidRDefault="00FE4EE1">
            <w:pPr>
              <w:jc w:val="center"/>
            </w:pPr>
          </w:p>
        </w:tc>
        <w:tc>
          <w:tcPr>
            <w:tcW w:w="530" w:type="dxa"/>
          </w:tcPr>
          <w:p w14:paraId="1976719C" w14:textId="77777777" w:rsidR="00FE4EE1" w:rsidRDefault="00000000">
            <w:pPr>
              <w:jc w:val="center"/>
            </w:pPr>
            <w:r>
              <w:t>●</w:t>
            </w:r>
          </w:p>
        </w:tc>
        <w:tc>
          <w:tcPr>
            <w:tcW w:w="530" w:type="dxa"/>
          </w:tcPr>
          <w:p w14:paraId="6FF13513" w14:textId="77777777" w:rsidR="00FE4EE1" w:rsidRDefault="00FE4EE1">
            <w:pPr>
              <w:jc w:val="center"/>
            </w:pPr>
          </w:p>
        </w:tc>
        <w:tc>
          <w:tcPr>
            <w:tcW w:w="530" w:type="dxa"/>
          </w:tcPr>
          <w:p w14:paraId="138E1E14" w14:textId="77777777" w:rsidR="00FE4EE1" w:rsidRDefault="00000000">
            <w:pPr>
              <w:jc w:val="center"/>
            </w:pPr>
            <w:r>
              <w:t>●</w:t>
            </w:r>
          </w:p>
        </w:tc>
        <w:tc>
          <w:tcPr>
            <w:tcW w:w="530" w:type="dxa"/>
          </w:tcPr>
          <w:p w14:paraId="4E24A8A0" w14:textId="77777777" w:rsidR="00FE4EE1" w:rsidRDefault="00FE4EE1">
            <w:pPr>
              <w:jc w:val="center"/>
            </w:pPr>
          </w:p>
        </w:tc>
        <w:tc>
          <w:tcPr>
            <w:tcW w:w="530" w:type="dxa"/>
          </w:tcPr>
          <w:p w14:paraId="6F65E747" w14:textId="77777777" w:rsidR="00FE4EE1" w:rsidRDefault="00000000">
            <w:pPr>
              <w:jc w:val="center"/>
            </w:pPr>
            <w:r>
              <w:t>●</w:t>
            </w:r>
          </w:p>
        </w:tc>
        <w:tc>
          <w:tcPr>
            <w:tcW w:w="530" w:type="dxa"/>
          </w:tcPr>
          <w:p w14:paraId="336670E0" w14:textId="77777777" w:rsidR="00FE4EE1" w:rsidRDefault="00FE4EE1">
            <w:pPr>
              <w:jc w:val="center"/>
            </w:pPr>
          </w:p>
        </w:tc>
        <w:tc>
          <w:tcPr>
            <w:tcW w:w="530" w:type="dxa"/>
          </w:tcPr>
          <w:p w14:paraId="7C05125F" w14:textId="77777777" w:rsidR="00FE4EE1" w:rsidRDefault="00000000">
            <w:pPr>
              <w:jc w:val="center"/>
            </w:pPr>
            <w:r>
              <w:t>●</w:t>
            </w:r>
          </w:p>
        </w:tc>
        <w:tc>
          <w:tcPr>
            <w:tcW w:w="530" w:type="dxa"/>
          </w:tcPr>
          <w:p w14:paraId="699EADE9" w14:textId="77777777" w:rsidR="00FE4EE1" w:rsidRDefault="00000000">
            <w:pPr>
              <w:jc w:val="center"/>
            </w:pPr>
            <w:r>
              <w:t>●</w:t>
            </w:r>
          </w:p>
        </w:tc>
      </w:tr>
      <w:tr w:rsidR="00FE4EE1" w14:paraId="779E8B65" w14:textId="77777777">
        <w:trPr>
          <w:jc w:val="center"/>
        </w:trPr>
        <w:tc>
          <w:tcPr>
            <w:tcW w:w="3100" w:type="dxa"/>
          </w:tcPr>
          <w:p w14:paraId="3CB1C3C0" w14:textId="77777777" w:rsidR="00FE4EE1" w:rsidRDefault="00000000">
            <w:r>
              <w:rPr>
                <w:sz w:val="17"/>
              </w:rPr>
              <w:t>Revisión final y examen de grado</w:t>
            </w:r>
          </w:p>
        </w:tc>
        <w:tc>
          <w:tcPr>
            <w:tcW w:w="530" w:type="dxa"/>
          </w:tcPr>
          <w:p w14:paraId="0AAF6210" w14:textId="77777777" w:rsidR="00FE4EE1" w:rsidRDefault="00FE4EE1">
            <w:pPr>
              <w:jc w:val="center"/>
            </w:pPr>
          </w:p>
        </w:tc>
        <w:tc>
          <w:tcPr>
            <w:tcW w:w="530" w:type="dxa"/>
          </w:tcPr>
          <w:p w14:paraId="0551B3F7" w14:textId="77777777" w:rsidR="00FE4EE1" w:rsidRDefault="00FE4EE1">
            <w:pPr>
              <w:jc w:val="center"/>
            </w:pPr>
          </w:p>
        </w:tc>
        <w:tc>
          <w:tcPr>
            <w:tcW w:w="530" w:type="dxa"/>
          </w:tcPr>
          <w:p w14:paraId="2A71CE64" w14:textId="77777777" w:rsidR="00FE4EE1" w:rsidRDefault="00FE4EE1">
            <w:pPr>
              <w:jc w:val="center"/>
            </w:pPr>
          </w:p>
        </w:tc>
        <w:tc>
          <w:tcPr>
            <w:tcW w:w="530" w:type="dxa"/>
          </w:tcPr>
          <w:p w14:paraId="6B07ACFD" w14:textId="77777777" w:rsidR="00FE4EE1" w:rsidRDefault="00FE4EE1">
            <w:pPr>
              <w:jc w:val="center"/>
            </w:pPr>
          </w:p>
        </w:tc>
        <w:tc>
          <w:tcPr>
            <w:tcW w:w="530" w:type="dxa"/>
          </w:tcPr>
          <w:p w14:paraId="20845DDF" w14:textId="77777777" w:rsidR="00FE4EE1" w:rsidRDefault="00FE4EE1">
            <w:pPr>
              <w:jc w:val="center"/>
            </w:pPr>
          </w:p>
        </w:tc>
        <w:tc>
          <w:tcPr>
            <w:tcW w:w="530" w:type="dxa"/>
          </w:tcPr>
          <w:p w14:paraId="11120683" w14:textId="77777777" w:rsidR="00FE4EE1" w:rsidRDefault="00FE4EE1">
            <w:pPr>
              <w:jc w:val="center"/>
            </w:pPr>
          </w:p>
        </w:tc>
        <w:tc>
          <w:tcPr>
            <w:tcW w:w="530" w:type="dxa"/>
          </w:tcPr>
          <w:p w14:paraId="7B90828A" w14:textId="77777777" w:rsidR="00FE4EE1" w:rsidRDefault="00FE4EE1">
            <w:pPr>
              <w:jc w:val="center"/>
            </w:pPr>
          </w:p>
        </w:tc>
        <w:tc>
          <w:tcPr>
            <w:tcW w:w="530" w:type="dxa"/>
          </w:tcPr>
          <w:p w14:paraId="71ECD5C0" w14:textId="77777777" w:rsidR="00FE4EE1" w:rsidRDefault="00FE4EE1">
            <w:pPr>
              <w:jc w:val="center"/>
            </w:pPr>
          </w:p>
        </w:tc>
        <w:tc>
          <w:tcPr>
            <w:tcW w:w="530" w:type="dxa"/>
          </w:tcPr>
          <w:p w14:paraId="25D11D10" w14:textId="77777777" w:rsidR="00FE4EE1" w:rsidRDefault="00FE4EE1">
            <w:pPr>
              <w:jc w:val="center"/>
            </w:pPr>
          </w:p>
        </w:tc>
        <w:tc>
          <w:tcPr>
            <w:tcW w:w="530" w:type="dxa"/>
          </w:tcPr>
          <w:p w14:paraId="6254C175" w14:textId="77777777" w:rsidR="00FE4EE1" w:rsidRDefault="00FE4EE1">
            <w:pPr>
              <w:jc w:val="center"/>
            </w:pPr>
          </w:p>
        </w:tc>
        <w:tc>
          <w:tcPr>
            <w:tcW w:w="530" w:type="dxa"/>
          </w:tcPr>
          <w:p w14:paraId="688E8CC1" w14:textId="77777777" w:rsidR="00FE4EE1" w:rsidRDefault="00000000">
            <w:pPr>
              <w:jc w:val="center"/>
            </w:pPr>
            <w:r>
              <w:t>●</w:t>
            </w:r>
          </w:p>
        </w:tc>
        <w:tc>
          <w:tcPr>
            <w:tcW w:w="530" w:type="dxa"/>
          </w:tcPr>
          <w:p w14:paraId="3FBAAD7E" w14:textId="77777777" w:rsidR="00FE4EE1" w:rsidRDefault="00000000">
            <w:pPr>
              <w:jc w:val="center"/>
            </w:pPr>
            <w:r>
              <w:t>●</w:t>
            </w:r>
          </w:p>
        </w:tc>
      </w:tr>
    </w:tbl>
    <w:p w14:paraId="18568C9E" w14:textId="77777777" w:rsidR="006D2D38" w:rsidRPr="0088630F" w:rsidRDefault="008952EE" w:rsidP="0088630F">
      <w:pPr>
        <w:rPr>
          <w:i/>
          <w:iCs/>
          <w:color w:val="666666"/>
          <w:sz w:val="12"/>
          <w:szCs w:val="12"/>
        </w:rPr>
      </w:pPr>
      <w:r w:rsidRPr="00AE0E4C">
        <w:rPr>
          <w:sz w:val="16"/>
          <w:szCs w:val="18"/>
        </w:rPr>
        <w:t>● actividad activa   ○ inicio o cierre   celda vacía: inactiva ese mes.   * actividad opcional (entrevistas / contexto institucional</w:t>
      </w:r>
    </w:p>
    <w:p w14:paraId="4B5D44AB" w14:textId="77777777" w:rsidR="00F05D31" w:rsidRDefault="008952EE">
      <w:pPr>
        <w:pStyle w:val="Ttulo1"/>
        <w:pBdr>
          <w:bottom w:val="single" w:sz="6" w:space="4" w:color="1F3B5C"/>
        </w:pBdr>
      </w:pPr>
      <w:r>
        <w:t>7. Referencias bibliográficas</w:t>
      </w:r>
    </w:p>
    <w:p w14:paraId="54202199" w14:textId="77777777" w:rsidR="00F05D31" w:rsidRDefault="00000000" w:rsidP="00AE0E4C">
      <w:pPr>
        <w:ind w:left="709" w:hanging="709"/>
        <w:jc w:val="both"/>
      </w:pPr>
      <w:proofErr w:type="spellStart"/>
      <w:r>
        <w:t>Aliphat</w:t>
      </w:r>
      <w:proofErr w:type="spellEnd"/>
      <w:r>
        <w:t xml:space="preserve"> Rodríguez, R., García González, </w:t>
      </w:r>
      <w:proofErr w:type="spellStart"/>
      <w:r>
        <w:t>Ó</w:t>
      </w:r>
      <w:proofErr w:type="spellEnd"/>
      <w:r>
        <w:t>. A., y Veintimilla Brando, V. (2025). Relevancia del sector minero mexicano en el desarrollo económico nacional. CIDE / Cámara Minera de México. https://camimex.org.mx/application/files/4817/5831/4901/Estudio_CIDE.pdf</w:t>
      </w:r>
    </w:p>
    <w:p w14:paraId="6FB5BD60" w14:textId="77777777" w:rsidR="00FE4EE1" w:rsidRDefault="00000000" w:rsidP="00AE0E4C">
      <w:pPr>
        <w:ind w:left="709" w:hanging="709"/>
        <w:jc w:val="both"/>
      </w:pPr>
      <w:proofErr w:type="spellStart"/>
      <w:r>
        <w:t>Antràs</w:t>
      </w:r>
      <w:proofErr w:type="spellEnd"/>
      <w:r>
        <w:t xml:space="preserve">, P., y Chor, D. (2013). </w:t>
      </w:r>
      <w:proofErr w:type="spellStart"/>
      <w:r>
        <w:t>Organizing</w:t>
      </w:r>
      <w:proofErr w:type="spellEnd"/>
      <w:r>
        <w:t xml:space="preserve"> </w:t>
      </w:r>
      <w:proofErr w:type="spellStart"/>
      <w:r>
        <w:t>the</w:t>
      </w:r>
      <w:proofErr w:type="spellEnd"/>
      <w:r>
        <w:t xml:space="preserve"> global </w:t>
      </w:r>
      <w:proofErr w:type="spellStart"/>
      <w:r>
        <w:t>value</w:t>
      </w:r>
      <w:proofErr w:type="spellEnd"/>
      <w:r>
        <w:t xml:space="preserve"> </w:t>
      </w:r>
      <w:proofErr w:type="spellStart"/>
      <w:r>
        <w:t>chain</w:t>
      </w:r>
      <w:proofErr w:type="spellEnd"/>
      <w:r>
        <w:t xml:space="preserve">. </w:t>
      </w:r>
      <w:proofErr w:type="spellStart"/>
      <w:r>
        <w:t>Econometrica</w:t>
      </w:r>
      <w:proofErr w:type="spellEnd"/>
      <w:r>
        <w:t>, 81(6), 2127-2204. https://doi.org/10.3982/ECTA10813</w:t>
      </w:r>
    </w:p>
    <w:p w14:paraId="2A2F0111" w14:textId="77777777" w:rsidR="00F05D31" w:rsidRDefault="00000000" w:rsidP="00AE0E4C">
      <w:pPr>
        <w:ind w:left="709" w:hanging="709"/>
        <w:jc w:val="both"/>
      </w:pPr>
      <w:r>
        <w:t xml:space="preserve">Azamar, A., y Ponce, J. I. (2014). </w:t>
      </w:r>
      <w:proofErr w:type="spellStart"/>
      <w:r>
        <w:t>Extractivismo</w:t>
      </w:r>
      <w:proofErr w:type="spellEnd"/>
      <w:r>
        <w:t xml:space="preserve"> y desarrollo: los recursos minerales en México. Problemas del Desarrollo, 45(179), 137-158. https://doi.org/10.1016/S0301-7036(14)70144-0</w:t>
      </w:r>
    </w:p>
    <w:p w14:paraId="68489FF2" w14:textId="77777777" w:rsidR="00F05D31" w:rsidRDefault="00000000" w:rsidP="00AE0E4C">
      <w:pPr>
        <w:ind w:left="709" w:hanging="709"/>
        <w:jc w:val="both"/>
      </w:pPr>
      <w:r>
        <w:t xml:space="preserve">Bain, J. S. (1956). </w:t>
      </w:r>
      <w:proofErr w:type="spellStart"/>
      <w:r>
        <w:t>Barriers</w:t>
      </w:r>
      <w:proofErr w:type="spellEnd"/>
      <w:r>
        <w:t xml:space="preserve"> </w:t>
      </w:r>
      <w:proofErr w:type="spellStart"/>
      <w:r>
        <w:t>to</w:t>
      </w:r>
      <w:proofErr w:type="spellEnd"/>
      <w:r>
        <w:t xml:space="preserve"> new </w:t>
      </w:r>
      <w:proofErr w:type="spellStart"/>
      <w:r>
        <w:t>competition</w:t>
      </w:r>
      <w:proofErr w:type="spellEnd"/>
      <w:r>
        <w:t xml:space="preserve">. Harvard </w:t>
      </w:r>
      <w:proofErr w:type="spellStart"/>
      <w:r>
        <w:t>University</w:t>
      </w:r>
      <w:proofErr w:type="spellEnd"/>
      <w:r>
        <w:t xml:space="preserve"> Press.</w:t>
      </w:r>
    </w:p>
    <w:p w14:paraId="452CFEA6" w14:textId="77777777" w:rsidR="00F05D31" w:rsidRDefault="00000000" w:rsidP="00AE0E4C">
      <w:pPr>
        <w:ind w:left="709" w:hanging="709"/>
        <w:jc w:val="both"/>
      </w:pPr>
      <w:r>
        <w:t>Beach, D., y Pedersen, R. B. (2013). Process-</w:t>
      </w:r>
      <w:proofErr w:type="spellStart"/>
      <w:r>
        <w:t>tracing</w:t>
      </w:r>
      <w:proofErr w:type="spellEnd"/>
      <w:r>
        <w:t xml:space="preserve"> </w:t>
      </w:r>
      <w:proofErr w:type="spellStart"/>
      <w:r>
        <w:t>methods</w:t>
      </w:r>
      <w:proofErr w:type="spellEnd"/>
      <w:r>
        <w:t xml:space="preserve">: </w:t>
      </w:r>
      <w:proofErr w:type="spellStart"/>
      <w:r>
        <w:t>Foundations</w:t>
      </w:r>
      <w:proofErr w:type="spellEnd"/>
      <w:r>
        <w:t xml:space="preserve"> and </w:t>
      </w:r>
      <w:proofErr w:type="spellStart"/>
      <w:r>
        <w:t>guidelines</w:t>
      </w:r>
      <w:proofErr w:type="spellEnd"/>
      <w:r>
        <w:t xml:space="preserve">. </w:t>
      </w:r>
      <w:proofErr w:type="spellStart"/>
      <w:r>
        <w:t>University</w:t>
      </w:r>
      <w:proofErr w:type="spellEnd"/>
      <w:r>
        <w:t xml:space="preserve"> </w:t>
      </w:r>
      <w:proofErr w:type="spellStart"/>
      <w:r>
        <w:t>of</w:t>
      </w:r>
      <w:proofErr w:type="spellEnd"/>
      <w:r>
        <w:t xml:space="preserve"> Michigan Press.</w:t>
      </w:r>
    </w:p>
    <w:p w14:paraId="6A320A2F" w14:textId="77777777" w:rsidR="00F05D31" w:rsidRDefault="00000000" w:rsidP="00AE0E4C">
      <w:pPr>
        <w:ind w:left="709" w:hanging="709"/>
        <w:jc w:val="both"/>
      </w:pPr>
      <w:r>
        <w:t xml:space="preserve">Braun, V., y Clarke, V. (2006). </w:t>
      </w:r>
      <w:proofErr w:type="spellStart"/>
      <w:r>
        <w:t>Using</w:t>
      </w:r>
      <w:proofErr w:type="spellEnd"/>
      <w:r>
        <w:t xml:space="preserve"> </w:t>
      </w:r>
      <w:proofErr w:type="spellStart"/>
      <w:r>
        <w:t>thematic</w:t>
      </w:r>
      <w:proofErr w:type="spellEnd"/>
      <w:r>
        <w:t xml:space="preserve"> </w:t>
      </w:r>
      <w:proofErr w:type="spellStart"/>
      <w:r>
        <w:t>analysis</w:t>
      </w:r>
      <w:proofErr w:type="spellEnd"/>
      <w:r>
        <w:t xml:space="preserve"> in </w:t>
      </w:r>
      <w:proofErr w:type="spellStart"/>
      <w:r>
        <w:t>psychology</w:t>
      </w:r>
      <w:proofErr w:type="spellEnd"/>
      <w:r>
        <w:t xml:space="preserve">. </w:t>
      </w:r>
      <w:proofErr w:type="spellStart"/>
      <w:r>
        <w:t>Qualitative</w:t>
      </w:r>
      <w:proofErr w:type="spellEnd"/>
      <w:r>
        <w:t xml:space="preserve"> </w:t>
      </w:r>
      <w:proofErr w:type="spellStart"/>
      <w:r>
        <w:t>Research</w:t>
      </w:r>
      <w:proofErr w:type="spellEnd"/>
      <w:r>
        <w:t xml:space="preserve"> in </w:t>
      </w:r>
      <w:proofErr w:type="spellStart"/>
      <w:r>
        <w:t>Psychology</w:t>
      </w:r>
      <w:proofErr w:type="spellEnd"/>
      <w:r>
        <w:t>, 3(2), 77-101. https://doi.org/10.1191/1478088706qp063oa</w:t>
      </w:r>
    </w:p>
    <w:p w14:paraId="1CBD8BC9" w14:textId="77777777" w:rsidR="00070255" w:rsidRDefault="00000000">
      <w:pPr>
        <w:ind w:left="709" w:hanging="709"/>
        <w:jc w:val="both"/>
        <w:rPr>
          <w:ins w:id="8" w:author="Revision consistencia (PIJCM)" w:date="2026-07-31T00:00:00Z"/>
        </w:rPr>
      </w:pPr>
      <w:ins w:id="9" w:author="Revision consistencia (PIJCM)" w:date="2026-07-31T00:00:00Z">
        <w:r>
          <w:t>Cardoso, F. H., y Faletto, E. (1969). Dependencia y desarrollo en América Latina. Siglo XXI Editores.</w:t>
        </w:r>
      </w:ins>
    </w:p>
    <w:p w14:paraId="2EA86846" w14:textId="77777777" w:rsidR="00F05D31" w:rsidRDefault="00000000" w:rsidP="00AE0E4C">
      <w:pPr>
        <w:ind w:left="709" w:hanging="709"/>
        <w:jc w:val="both"/>
      </w:pPr>
      <w:r>
        <w:t>Cámara Minera de México. (2024). Compendio Estadístico de la Industria Minero-Metalúrgica 2024. https://camimex.org.mx/compendio/index.php</w:t>
      </w:r>
    </w:p>
    <w:p w14:paraId="0DB51F7F" w14:textId="77777777" w:rsidR="00F05D31" w:rsidRDefault="00000000" w:rsidP="00AE0E4C">
      <w:pPr>
        <w:ind w:left="709" w:hanging="709"/>
        <w:jc w:val="both"/>
      </w:pPr>
      <w:r>
        <w:lastRenderedPageBreak/>
        <w:t xml:space="preserve">Creswell, J. W., y Clark, V. L. P. (2017). </w:t>
      </w:r>
      <w:proofErr w:type="spellStart"/>
      <w:r>
        <w:t>Designing</w:t>
      </w:r>
      <w:proofErr w:type="spellEnd"/>
      <w:r>
        <w:t xml:space="preserve"> and </w:t>
      </w:r>
      <w:proofErr w:type="spellStart"/>
      <w:r>
        <w:t>conducting</w:t>
      </w:r>
      <w:proofErr w:type="spellEnd"/>
      <w:r>
        <w:t xml:space="preserve"> </w:t>
      </w:r>
      <w:proofErr w:type="spellStart"/>
      <w:r>
        <w:t>mixed</w:t>
      </w:r>
      <w:proofErr w:type="spellEnd"/>
      <w:r>
        <w:t xml:space="preserve"> </w:t>
      </w:r>
      <w:proofErr w:type="spellStart"/>
      <w:r>
        <w:t>methods</w:t>
      </w:r>
      <w:proofErr w:type="spellEnd"/>
      <w:r>
        <w:t xml:space="preserve"> </w:t>
      </w:r>
      <w:proofErr w:type="spellStart"/>
      <w:r>
        <w:t>research</w:t>
      </w:r>
      <w:proofErr w:type="spellEnd"/>
      <w:r>
        <w:t xml:space="preserve"> (3a ed.). SAGE </w:t>
      </w:r>
      <w:proofErr w:type="spellStart"/>
      <w:r>
        <w:t>Publications</w:t>
      </w:r>
      <w:proofErr w:type="spellEnd"/>
      <w:r>
        <w:t>.</w:t>
      </w:r>
    </w:p>
    <w:p w14:paraId="78860B59" w14:textId="77777777" w:rsidR="00F05D31" w:rsidRDefault="00000000" w:rsidP="00AE0E4C">
      <w:pPr>
        <w:ind w:left="709" w:hanging="709"/>
        <w:jc w:val="both"/>
      </w:pPr>
      <w:r>
        <w:t>De la Garza Pedraza, E. M., et al. (2021). La política de concesiones a los grupos mineros de México. Problemas del Desarrollo. https://www.scielo.org.mx/scielo.php?script=sci_arttext&amp;pid=S0301-70362021000300035</w:t>
      </w:r>
    </w:p>
    <w:p w14:paraId="496E48B9" w14:textId="77777777" w:rsidR="00F05D31" w:rsidRDefault="00000000" w:rsidP="00AE0E4C">
      <w:pPr>
        <w:ind w:left="709" w:hanging="709"/>
        <w:jc w:val="both"/>
      </w:pPr>
      <w:r>
        <w:t>Delgado Wise, R., y Del Pozo, R. (2001). Los procesos de privatización en México. Plaza y Valdés.</w:t>
      </w:r>
    </w:p>
    <w:p w14:paraId="26E8B08F" w14:textId="77777777" w:rsidR="00F05D31" w:rsidRDefault="00000000" w:rsidP="00AE0E4C">
      <w:pPr>
        <w:ind w:left="709" w:hanging="709"/>
        <w:jc w:val="both"/>
      </w:pPr>
      <w:proofErr w:type="spellStart"/>
      <w:r>
        <w:t>Dietzenbacher</w:t>
      </w:r>
      <w:proofErr w:type="spellEnd"/>
      <w:r>
        <w:t xml:space="preserve">, E. (1997). In </w:t>
      </w:r>
      <w:proofErr w:type="spellStart"/>
      <w:r>
        <w:t>vindication</w:t>
      </w:r>
      <w:proofErr w:type="spellEnd"/>
      <w:r>
        <w:t xml:space="preserve"> </w:t>
      </w:r>
      <w:proofErr w:type="spellStart"/>
      <w:r>
        <w:t>of</w:t>
      </w:r>
      <w:proofErr w:type="spellEnd"/>
      <w:r>
        <w:t xml:space="preserve"> </w:t>
      </w:r>
      <w:proofErr w:type="spellStart"/>
      <w:r>
        <w:t>the</w:t>
      </w:r>
      <w:proofErr w:type="spellEnd"/>
      <w:r>
        <w:t xml:space="preserve"> Ghosh </w:t>
      </w:r>
      <w:proofErr w:type="spellStart"/>
      <w:r>
        <w:t>model</w:t>
      </w:r>
      <w:proofErr w:type="spellEnd"/>
      <w:r>
        <w:t xml:space="preserve">: A </w:t>
      </w:r>
      <w:proofErr w:type="spellStart"/>
      <w:r>
        <w:t>reinterpretation</w:t>
      </w:r>
      <w:proofErr w:type="spellEnd"/>
      <w:r>
        <w:t xml:space="preserve"> as a </w:t>
      </w:r>
      <w:proofErr w:type="spellStart"/>
      <w:r>
        <w:t>price</w:t>
      </w:r>
      <w:proofErr w:type="spellEnd"/>
      <w:r>
        <w:t xml:space="preserve"> </w:t>
      </w:r>
      <w:proofErr w:type="spellStart"/>
      <w:r>
        <w:t>model</w:t>
      </w:r>
      <w:proofErr w:type="spellEnd"/>
      <w:r>
        <w:t xml:space="preserve">. </w:t>
      </w:r>
      <w:proofErr w:type="spellStart"/>
      <w:r>
        <w:t>Journal</w:t>
      </w:r>
      <w:proofErr w:type="spellEnd"/>
      <w:r>
        <w:t xml:space="preserve"> </w:t>
      </w:r>
      <w:proofErr w:type="spellStart"/>
      <w:r>
        <w:t>of</w:t>
      </w:r>
      <w:proofErr w:type="spellEnd"/>
      <w:r>
        <w:t xml:space="preserve"> Regional </w:t>
      </w:r>
      <w:proofErr w:type="spellStart"/>
      <w:r>
        <w:t>Science</w:t>
      </w:r>
      <w:proofErr w:type="spellEnd"/>
      <w:r>
        <w:t>, 37(4), 629-651. https://doi.org/10.1111/0022-4146.00073</w:t>
      </w:r>
    </w:p>
    <w:p w14:paraId="47CA1F23" w14:textId="77777777" w:rsidR="00F05D31" w:rsidRDefault="00000000" w:rsidP="00AE0E4C">
      <w:pPr>
        <w:ind w:left="709" w:hanging="709"/>
        <w:jc w:val="both"/>
      </w:pPr>
      <w:proofErr w:type="spellStart"/>
      <w:r>
        <w:t>European</w:t>
      </w:r>
      <w:proofErr w:type="spellEnd"/>
      <w:r>
        <w:t xml:space="preserve"> </w:t>
      </w:r>
      <w:proofErr w:type="spellStart"/>
      <w:r>
        <w:t>Commission</w:t>
      </w:r>
      <w:proofErr w:type="spellEnd"/>
      <w:r>
        <w:t xml:space="preserve">. (2023). Study </w:t>
      </w:r>
      <w:proofErr w:type="spellStart"/>
      <w:r>
        <w:t>on</w:t>
      </w:r>
      <w:proofErr w:type="spellEnd"/>
      <w:r>
        <w:t xml:space="preserve"> </w:t>
      </w:r>
      <w:proofErr w:type="spellStart"/>
      <w:r>
        <w:t>the</w:t>
      </w:r>
      <w:proofErr w:type="spellEnd"/>
      <w:r>
        <w:t xml:space="preserve"> </w:t>
      </w:r>
      <w:proofErr w:type="spellStart"/>
      <w:r>
        <w:t>review</w:t>
      </w:r>
      <w:proofErr w:type="spellEnd"/>
      <w:r>
        <w:t xml:space="preserve"> </w:t>
      </w:r>
      <w:proofErr w:type="spellStart"/>
      <w:r>
        <w:t>of</w:t>
      </w:r>
      <w:proofErr w:type="spellEnd"/>
      <w:r>
        <w:t xml:space="preserve"> </w:t>
      </w:r>
      <w:proofErr w:type="spellStart"/>
      <w:r>
        <w:t>the</w:t>
      </w:r>
      <w:proofErr w:type="spellEnd"/>
      <w:r>
        <w:t xml:space="preserve"> </w:t>
      </w:r>
      <w:proofErr w:type="spellStart"/>
      <w:r>
        <w:t>list</w:t>
      </w:r>
      <w:proofErr w:type="spellEnd"/>
      <w:r>
        <w:t xml:space="preserve"> </w:t>
      </w:r>
      <w:proofErr w:type="spellStart"/>
      <w:r>
        <w:t>of</w:t>
      </w:r>
      <w:proofErr w:type="spellEnd"/>
      <w:r>
        <w:t xml:space="preserve"> </w:t>
      </w:r>
      <w:proofErr w:type="spellStart"/>
      <w:r>
        <w:t>critical</w:t>
      </w:r>
      <w:proofErr w:type="spellEnd"/>
      <w:r>
        <w:t xml:space="preserve"> raw </w:t>
      </w:r>
      <w:proofErr w:type="spellStart"/>
      <w:r>
        <w:t>materials</w:t>
      </w:r>
      <w:proofErr w:type="spellEnd"/>
      <w:r>
        <w:t xml:space="preserve">. </w:t>
      </w:r>
      <w:proofErr w:type="spellStart"/>
      <w:r>
        <w:t>Publications</w:t>
      </w:r>
      <w:proofErr w:type="spellEnd"/>
      <w:r>
        <w:t xml:space="preserve"> Office </w:t>
      </w:r>
      <w:proofErr w:type="spellStart"/>
      <w:r>
        <w:t>of</w:t>
      </w:r>
      <w:proofErr w:type="spellEnd"/>
      <w:r>
        <w:t xml:space="preserve"> </w:t>
      </w:r>
      <w:proofErr w:type="spellStart"/>
      <w:r>
        <w:t>the</w:t>
      </w:r>
      <w:proofErr w:type="spellEnd"/>
      <w:r>
        <w:t xml:space="preserve"> </w:t>
      </w:r>
      <w:proofErr w:type="spellStart"/>
      <w:r>
        <w:t>European</w:t>
      </w:r>
      <w:proofErr w:type="spellEnd"/>
      <w:r>
        <w:t xml:space="preserve"> Union. https://doi.org/10.2873/876847</w:t>
      </w:r>
    </w:p>
    <w:p w14:paraId="30195C9B" w14:textId="77777777" w:rsidR="00FE4EE1" w:rsidRDefault="00000000" w:rsidP="00AE0E4C">
      <w:pPr>
        <w:ind w:left="709" w:hanging="709"/>
        <w:jc w:val="both"/>
      </w:pPr>
      <w:r>
        <w:t xml:space="preserve">Gereffi, G. (1994). The </w:t>
      </w:r>
      <w:proofErr w:type="spellStart"/>
      <w:r>
        <w:t>organization</w:t>
      </w:r>
      <w:proofErr w:type="spellEnd"/>
      <w:r>
        <w:t xml:space="preserve"> </w:t>
      </w:r>
      <w:proofErr w:type="spellStart"/>
      <w:r>
        <w:t>of</w:t>
      </w:r>
      <w:proofErr w:type="spellEnd"/>
      <w:r>
        <w:t xml:space="preserve"> </w:t>
      </w:r>
      <w:proofErr w:type="spellStart"/>
      <w:r>
        <w:t>buyer-driven</w:t>
      </w:r>
      <w:proofErr w:type="spellEnd"/>
      <w:r>
        <w:t xml:space="preserve"> global </w:t>
      </w:r>
      <w:proofErr w:type="spellStart"/>
      <w:r>
        <w:t>commodity</w:t>
      </w:r>
      <w:proofErr w:type="spellEnd"/>
      <w:r>
        <w:t xml:space="preserve"> </w:t>
      </w:r>
      <w:proofErr w:type="spellStart"/>
      <w:r>
        <w:t>chains</w:t>
      </w:r>
      <w:proofErr w:type="spellEnd"/>
      <w:r>
        <w:t xml:space="preserve">: How U.S. </w:t>
      </w:r>
      <w:proofErr w:type="spellStart"/>
      <w:r>
        <w:t>retailers</w:t>
      </w:r>
      <w:proofErr w:type="spellEnd"/>
      <w:r>
        <w:t xml:space="preserve"> </w:t>
      </w:r>
      <w:proofErr w:type="spellStart"/>
      <w:r>
        <w:t>shape</w:t>
      </w:r>
      <w:proofErr w:type="spellEnd"/>
      <w:r>
        <w:t xml:space="preserve"> </w:t>
      </w:r>
      <w:proofErr w:type="spellStart"/>
      <w:r>
        <w:t>overseas</w:t>
      </w:r>
      <w:proofErr w:type="spellEnd"/>
      <w:r>
        <w:t xml:space="preserve"> </w:t>
      </w:r>
      <w:proofErr w:type="spellStart"/>
      <w:r>
        <w:t>production</w:t>
      </w:r>
      <w:proofErr w:type="spellEnd"/>
      <w:r>
        <w:t xml:space="preserve"> </w:t>
      </w:r>
      <w:proofErr w:type="spellStart"/>
      <w:r>
        <w:t>networks</w:t>
      </w:r>
      <w:proofErr w:type="spellEnd"/>
      <w:r>
        <w:t xml:space="preserve">. En G. Gereffi y M. Korzeniewicz (Eds.), </w:t>
      </w:r>
      <w:proofErr w:type="spellStart"/>
      <w:r>
        <w:t>Commodity</w:t>
      </w:r>
      <w:proofErr w:type="spellEnd"/>
      <w:r>
        <w:t xml:space="preserve"> </w:t>
      </w:r>
      <w:proofErr w:type="spellStart"/>
      <w:r>
        <w:t>chains</w:t>
      </w:r>
      <w:proofErr w:type="spellEnd"/>
      <w:r>
        <w:t xml:space="preserve"> and global </w:t>
      </w:r>
      <w:proofErr w:type="spellStart"/>
      <w:r>
        <w:t>capitalism</w:t>
      </w:r>
      <w:proofErr w:type="spellEnd"/>
      <w:r>
        <w:t xml:space="preserve"> (pp. 95-122). Praeger.</w:t>
      </w:r>
    </w:p>
    <w:p w14:paraId="58026672" w14:textId="77777777" w:rsidR="00F05D31" w:rsidRDefault="00000000" w:rsidP="00AE0E4C">
      <w:pPr>
        <w:ind w:left="709" w:hanging="709"/>
        <w:jc w:val="both"/>
      </w:pPr>
      <w:r>
        <w:t xml:space="preserve">Ghosh, A. (1958). Input-output </w:t>
      </w:r>
      <w:proofErr w:type="spellStart"/>
      <w:r>
        <w:t>approach</w:t>
      </w:r>
      <w:proofErr w:type="spellEnd"/>
      <w:r>
        <w:t xml:space="preserve"> in </w:t>
      </w:r>
      <w:proofErr w:type="spellStart"/>
      <w:r>
        <w:t>an</w:t>
      </w:r>
      <w:proofErr w:type="spellEnd"/>
      <w:r>
        <w:t xml:space="preserve"> </w:t>
      </w:r>
      <w:proofErr w:type="spellStart"/>
      <w:r>
        <w:t>allocation</w:t>
      </w:r>
      <w:proofErr w:type="spellEnd"/>
      <w:r>
        <w:t xml:space="preserve"> </w:t>
      </w:r>
      <w:proofErr w:type="spellStart"/>
      <w:r>
        <w:t>system</w:t>
      </w:r>
      <w:proofErr w:type="spellEnd"/>
      <w:r>
        <w:t xml:space="preserve">. </w:t>
      </w:r>
      <w:proofErr w:type="spellStart"/>
      <w:r>
        <w:t>Economica</w:t>
      </w:r>
      <w:proofErr w:type="spellEnd"/>
      <w:r>
        <w:t>, 25(97), 58-64.</w:t>
      </w:r>
    </w:p>
    <w:p w14:paraId="6F210FD5" w14:textId="77777777" w:rsidR="00F05D31" w:rsidRDefault="00000000" w:rsidP="00AE0E4C">
      <w:pPr>
        <w:ind w:left="709" w:hanging="709"/>
        <w:jc w:val="both"/>
      </w:pPr>
      <w:r>
        <w:t xml:space="preserve">Hirschman, A. O. (1958). The </w:t>
      </w:r>
      <w:proofErr w:type="spellStart"/>
      <w:r>
        <w:t>strategy</w:t>
      </w:r>
      <w:proofErr w:type="spellEnd"/>
      <w:r>
        <w:t xml:space="preserve"> </w:t>
      </w:r>
      <w:proofErr w:type="spellStart"/>
      <w:r>
        <w:t>of</w:t>
      </w:r>
      <w:proofErr w:type="spellEnd"/>
      <w:r>
        <w:t xml:space="preserve"> </w:t>
      </w:r>
      <w:proofErr w:type="spellStart"/>
      <w:r>
        <w:t>economic</w:t>
      </w:r>
      <w:proofErr w:type="spellEnd"/>
      <w:r>
        <w:t xml:space="preserve"> </w:t>
      </w:r>
      <w:proofErr w:type="spellStart"/>
      <w:r>
        <w:t>development</w:t>
      </w:r>
      <w:proofErr w:type="spellEnd"/>
      <w:r>
        <w:t xml:space="preserve">. Yale </w:t>
      </w:r>
      <w:proofErr w:type="spellStart"/>
      <w:r>
        <w:t>University</w:t>
      </w:r>
      <w:proofErr w:type="spellEnd"/>
      <w:r>
        <w:t xml:space="preserve"> Press.</w:t>
      </w:r>
    </w:p>
    <w:p w14:paraId="62695836" w14:textId="77777777" w:rsidR="00FE4EE1" w:rsidRDefault="00000000" w:rsidP="00AE0E4C">
      <w:pPr>
        <w:ind w:left="709" w:hanging="709"/>
        <w:jc w:val="both"/>
      </w:pPr>
      <w:r>
        <w:t xml:space="preserve">Kaplinsky, R., y Morris, M. (2001). A </w:t>
      </w:r>
      <w:proofErr w:type="spellStart"/>
      <w:r>
        <w:t>handbook</w:t>
      </w:r>
      <w:proofErr w:type="spellEnd"/>
      <w:r>
        <w:t xml:space="preserve"> </w:t>
      </w:r>
      <w:proofErr w:type="spellStart"/>
      <w:r>
        <w:t>for</w:t>
      </w:r>
      <w:proofErr w:type="spellEnd"/>
      <w:r>
        <w:t xml:space="preserve"> </w:t>
      </w:r>
      <w:proofErr w:type="spellStart"/>
      <w:r>
        <w:t>value</w:t>
      </w:r>
      <w:proofErr w:type="spellEnd"/>
      <w:r>
        <w:t xml:space="preserve"> </w:t>
      </w:r>
      <w:proofErr w:type="spellStart"/>
      <w:r>
        <w:t>chain</w:t>
      </w:r>
      <w:proofErr w:type="spellEnd"/>
      <w:r>
        <w:t xml:space="preserve"> </w:t>
      </w:r>
      <w:proofErr w:type="spellStart"/>
      <w:r>
        <w:t>research</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Development</w:t>
      </w:r>
      <w:proofErr w:type="spellEnd"/>
      <w:r>
        <w:t xml:space="preserve"> </w:t>
      </w:r>
      <w:proofErr w:type="spellStart"/>
      <w:r>
        <w:t>Studies</w:t>
      </w:r>
      <w:proofErr w:type="spellEnd"/>
      <w:r>
        <w:t xml:space="preserve">, </w:t>
      </w:r>
      <w:proofErr w:type="spellStart"/>
      <w:r>
        <w:t>University</w:t>
      </w:r>
      <w:proofErr w:type="spellEnd"/>
      <w:r>
        <w:t xml:space="preserve"> </w:t>
      </w:r>
      <w:proofErr w:type="spellStart"/>
      <w:r>
        <w:t>of</w:t>
      </w:r>
      <w:proofErr w:type="spellEnd"/>
      <w:r>
        <w:t xml:space="preserve"> Sussex / IDRC.</w:t>
      </w:r>
    </w:p>
    <w:p w14:paraId="7E69F6F1" w14:textId="77777777" w:rsidR="00F05D31" w:rsidRDefault="00000000" w:rsidP="00AE0E4C">
      <w:pPr>
        <w:ind w:left="709" w:hanging="709"/>
        <w:jc w:val="both"/>
      </w:pPr>
      <w:r>
        <w:t xml:space="preserve">Klein, B., Crawford, R. G., y </w:t>
      </w:r>
      <w:proofErr w:type="spellStart"/>
      <w:r>
        <w:t>Alchian</w:t>
      </w:r>
      <w:proofErr w:type="spellEnd"/>
      <w:r>
        <w:t xml:space="preserve">, A. A. (1978). Vertical </w:t>
      </w:r>
      <w:proofErr w:type="spellStart"/>
      <w:r>
        <w:t>integration</w:t>
      </w:r>
      <w:proofErr w:type="spellEnd"/>
      <w:r>
        <w:t xml:space="preserve">, </w:t>
      </w:r>
      <w:proofErr w:type="spellStart"/>
      <w:r>
        <w:t>appropriable</w:t>
      </w:r>
      <w:proofErr w:type="spellEnd"/>
      <w:r>
        <w:t xml:space="preserve"> </w:t>
      </w:r>
      <w:proofErr w:type="spellStart"/>
      <w:r>
        <w:t>rents</w:t>
      </w:r>
      <w:proofErr w:type="spellEnd"/>
      <w:r>
        <w:t xml:space="preserve">, and </w:t>
      </w:r>
      <w:proofErr w:type="spellStart"/>
      <w:r>
        <w:t>the</w:t>
      </w:r>
      <w:proofErr w:type="spellEnd"/>
      <w:r>
        <w:t xml:space="preserve"> competitive </w:t>
      </w:r>
      <w:proofErr w:type="spellStart"/>
      <w:r>
        <w:t>contracting</w:t>
      </w:r>
      <w:proofErr w:type="spellEnd"/>
      <w:r>
        <w:t xml:space="preserve"> </w:t>
      </w:r>
      <w:proofErr w:type="spellStart"/>
      <w:r>
        <w:t>process</w:t>
      </w:r>
      <w:proofErr w:type="spellEnd"/>
      <w:r>
        <w:t xml:space="preserve">. </w:t>
      </w:r>
      <w:proofErr w:type="spellStart"/>
      <w:r>
        <w:t>Journal</w:t>
      </w:r>
      <w:proofErr w:type="spellEnd"/>
      <w:r>
        <w:t xml:space="preserve"> </w:t>
      </w:r>
      <w:proofErr w:type="spellStart"/>
      <w:r>
        <w:t>of</w:t>
      </w:r>
      <w:proofErr w:type="spellEnd"/>
      <w:r>
        <w:t xml:space="preserve"> Law and </w:t>
      </w:r>
      <w:proofErr w:type="spellStart"/>
      <w:r>
        <w:t>Economics</w:t>
      </w:r>
      <w:proofErr w:type="spellEnd"/>
      <w:r>
        <w:t>, 21(2), 297-326.</w:t>
      </w:r>
    </w:p>
    <w:p w14:paraId="423367E6" w14:textId="77777777" w:rsidR="00F05D31" w:rsidRDefault="00000000" w:rsidP="00AE0E4C">
      <w:pPr>
        <w:ind w:left="709" w:hanging="709"/>
        <w:jc w:val="both"/>
      </w:pPr>
      <w:proofErr w:type="spellStart"/>
      <w:r>
        <w:t>Leontief</w:t>
      </w:r>
      <w:proofErr w:type="spellEnd"/>
      <w:r>
        <w:t xml:space="preserve">, W. (1941). The </w:t>
      </w:r>
      <w:proofErr w:type="spellStart"/>
      <w:r>
        <w:t>structure</w:t>
      </w:r>
      <w:proofErr w:type="spellEnd"/>
      <w:r>
        <w:t xml:space="preserve"> </w:t>
      </w:r>
      <w:proofErr w:type="spellStart"/>
      <w:r>
        <w:t>of</w:t>
      </w:r>
      <w:proofErr w:type="spellEnd"/>
      <w:r>
        <w:t xml:space="preserve"> </w:t>
      </w:r>
      <w:proofErr w:type="spellStart"/>
      <w:r>
        <w:t>the</w:t>
      </w:r>
      <w:proofErr w:type="spellEnd"/>
      <w:r>
        <w:t xml:space="preserve"> American </w:t>
      </w:r>
      <w:proofErr w:type="spellStart"/>
      <w:r>
        <w:t>economy</w:t>
      </w:r>
      <w:proofErr w:type="spellEnd"/>
      <w:r>
        <w:t xml:space="preserve">, 1919-1929. Harvard </w:t>
      </w:r>
      <w:proofErr w:type="spellStart"/>
      <w:r>
        <w:t>University</w:t>
      </w:r>
      <w:proofErr w:type="spellEnd"/>
      <w:r>
        <w:t xml:space="preserve"> Press.</w:t>
      </w:r>
    </w:p>
    <w:p w14:paraId="4925AF35" w14:textId="77777777" w:rsidR="00F05D31" w:rsidRDefault="00000000" w:rsidP="00AE0E4C">
      <w:pPr>
        <w:ind w:left="709" w:hanging="709"/>
        <w:jc w:val="both"/>
      </w:pPr>
      <w:r>
        <w:t xml:space="preserve">MacKinlay, A. C. (1997). </w:t>
      </w:r>
      <w:proofErr w:type="spellStart"/>
      <w:r>
        <w:t>Event</w:t>
      </w:r>
      <w:proofErr w:type="spellEnd"/>
      <w:r>
        <w:t xml:space="preserve"> </w:t>
      </w:r>
      <w:proofErr w:type="spellStart"/>
      <w:r>
        <w:t>studies</w:t>
      </w:r>
      <w:proofErr w:type="spellEnd"/>
      <w:r>
        <w:t xml:space="preserve"> in </w:t>
      </w:r>
      <w:proofErr w:type="spellStart"/>
      <w:r>
        <w:t>economics</w:t>
      </w:r>
      <w:proofErr w:type="spellEnd"/>
      <w:r>
        <w:t xml:space="preserve"> and </w:t>
      </w:r>
      <w:proofErr w:type="spellStart"/>
      <w:r>
        <w:t>finance</w:t>
      </w:r>
      <w:proofErr w:type="spellEnd"/>
      <w:r>
        <w:t xml:space="preserve">. </w:t>
      </w:r>
      <w:proofErr w:type="spellStart"/>
      <w:r>
        <w:t>Journal</w:t>
      </w:r>
      <w:proofErr w:type="spellEnd"/>
      <w:r>
        <w:t xml:space="preserve"> </w:t>
      </w:r>
      <w:proofErr w:type="spellStart"/>
      <w:r>
        <w:t>of</w:t>
      </w:r>
      <w:proofErr w:type="spellEnd"/>
      <w:r>
        <w:t xml:space="preserve"> </w:t>
      </w:r>
      <w:proofErr w:type="spellStart"/>
      <w:r>
        <w:t>Economic</w:t>
      </w:r>
      <w:proofErr w:type="spellEnd"/>
      <w:r>
        <w:t xml:space="preserve"> </w:t>
      </w:r>
      <w:proofErr w:type="spellStart"/>
      <w:r>
        <w:t>Literature</w:t>
      </w:r>
      <w:proofErr w:type="spellEnd"/>
      <w:r>
        <w:t>, 35(1), 13-39.</w:t>
      </w:r>
    </w:p>
    <w:p w14:paraId="45BF5720" w14:textId="77777777" w:rsidR="00F05D31" w:rsidRDefault="00000000" w:rsidP="00AE0E4C">
      <w:pPr>
        <w:ind w:left="709" w:hanging="709"/>
        <w:jc w:val="both"/>
      </w:pPr>
      <w:r>
        <w:t xml:space="preserve">Mason, E. S. (1939). Price and </w:t>
      </w:r>
      <w:proofErr w:type="spellStart"/>
      <w:r>
        <w:t>production</w:t>
      </w:r>
      <w:proofErr w:type="spellEnd"/>
      <w:r>
        <w:t xml:space="preserve"> </w:t>
      </w:r>
      <w:proofErr w:type="spellStart"/>
      <w:r>
        <w:t>policies</w:t>
      </w:r>
      <w:proofErr w:type="spellEnd"/>
      <w:r>
        <w:t xml:space="preserve"> </w:t>
      </w:r>
      <w:proofErr w:type="spellStart"/>
      <w:r>
        <w:t>of</w:t>
      </w:r>
      <w:proofErr w:type="spellEnd"/>
      <w:r>
        <w:t xml:space="preserve"> </w:t>
      </w:r>
      <w:proofErr w:type="spellStart"/>
      <w:r>
        <w:t>large-scale</w:t>
      </w:r>
      <w:proofErr w:type="spellEnd"/>
      <w:r>
        <w:t xml:space="preserve"> </w:t>
      </w:r>
      <w:proofErr w:type="spellStart"/>
      <w:r>
        <w:t>enterprise</w:t>
      </w:r>
      <w:proofErr w:type="spellEnd"/>
      <w:r>
        <w:t xml:space="preserve">. American </w:t>
      </w:r>
      <w:proofErr w:type="spellStart"/>
      <w:r>
        <w:t>Economic</w:t>
      </w:r>
      <w:proofErr w:type="spellEnd"/>
      <w:r>
        <w:t xml:space="preserve"> </w:t>
      </w:r>
      <w:proofErr w:type="spellStart"/>
      <w:r>
        <w:t>Review</w:t>
      </w:r>
      <w:proofErr w:type="spellEnd"/>
      <w:r>
        <w:t>, 29(1), 61-74.</w:t>
      </w:r>
    </w:p>
    <w:p w14:paraId="587E3C6B" w14:textId="77777777" w:rsidR="00F05D31" w:rsidRDefault="00000000" w:rsidP="00AE0E4C">
      <w:pPr>
        <w:ind w:left="709" w:hanging="709"/>
        <w:jc w:val="both"/>
      </w:pPr>
      <w:r>
        <w:t>Micheli Thirion, J., y Cortés Morales, J. (2026). Minerales críticos en México: un panorama general. Perspectivas Energéticas, 22, 2-9. Programa de Energía, El Colegio de México. https://programaenergia.colmex.mx/wp-content/uploads/2026/03/Perspectivas-Energeticas-22_2.pdf</w:t>
      </w:r>
    </w:p>
    <w:p w14:paraId="7DE0ADE2" w14:textId="77777777" w:rsidR="00F05D31" w:rsidRDefault="00000000" w:rsidP="00AE0E4C">
      <w:pPr>
        <w:ind w:left="709" w:hanging="709"/>
        <w:jc w:val="both"/>
      </w:pPr>
      <w:r>
        <w:t>Minería en Línea. (2026, 12 de mayo). México: el limbo judicial de las concesiones mineras tras la reforma de 2023. https://mineriaenlinea.com/2026/05/mexico-el-limbo-judicial-de-las-concesiones-mineras-tras-la-reforma-de-2023/</w:t>
      </w:r>
    </w:p>
    <w:p w14:paraId="2F7BAF37" w14:textId="77777777" w:rsidR="00F05D31" w:rsidRDefault="00000000" w:rsidP="00AE0E4C">
      <w:pPr>
        <w:ind w:left="709" w:hanging="709"/>
        <w:jc w:val="both"/>
      </w:pPr>
      <w:r>
        <w:t xml:space="preserve">North, D. C. (1990). </w:t>
      </w:r>
      <w:proofErr w:type="spellStart"/>
      <w:r>
        <w:t>Institutions</w:t>
      </w:r>
      <w:proofErr w:type="spellEnd"/>
      <w:r>
        <w:t xml:space="preserve">, </w:t>
      </w:r>
      <w:proofErr w:type="spellStart"/>
      <w:r>
        <w:t>institutional</w:t>
      </w:r>
      <w:proofErr w:type="spellEnd"/>
      <w:r>
        <w:t xml:space="preserve"> </w:t>
      </w:r>
      <w:proofErr w:type="spellStart"/>
      <w:r>
        <w:t>change</w:t>
      </w:r>
      <w:proofErr w:type="spellEnd"/>
      <w:r>
        <w:t xml:space="preserve"> and </w:t>
      </w:r>
      <w:proofErr w:type="spellStart"/>
      <w:r>
        <w:t>economic</w:t>
      </w:r>
      <w:proofErr w:type="spellEnd"/>
      <w:r>
        <w:t xml:space="preserve"> performance. Cambridge </w:t>
      </w:r>
      <w:proofErr w:type="spellStart"/>
      <w:r>
        <w:t>University</w:t>
      </w:r>
      <w:proofErr w:type="spellEnd"/>
      <w:r>
        <w:t xml:space="preserve"> Press.</w:t>
      </w:r>
    </w:p>
    <w:p w14:paraId="36FD8B0D" w14:textId="77777777" w:rsidR="00FE4EE1" w:rsidRDefault="00000000" w:rsidP="00AE0E4C">
      <w:pPr>
        <w:ind w:left="709" w:hanging="709"/>
        <w:jc w:val="both"/>
      </w:pPr>
      <w:r>
        <w:t xml:space="preserve">OECD. (2021). </w:t>
      </w:r>
      <w:proofErr w:type="spellStart"/>
      <w:r>
        <w:t>Trade</w:t>
      </w:r>
      <w:proofErr w:type="spellEnd"/>
      <w:r>
        <w:t xml:space="preserve"> in </w:t>
      </w:r>
      <w:proofErr w:type="spellStart"/>
      <w:r>
        <w:t>Value</w:t>
      </w:r>
      <w:proofErr w:type="spellEnd"/>
      <w:r>
        <w:t xml:space="preserve"> </w:t>
      </w:r>
      <w:proofErr w:type="spellStart"/>
      <w:r>
        <w:t>Added</w:t>
      </w:r>
      <w:proofErr w:type="spellEnd"/>
      <w:r>
        <w:t xml:space="preserve"> (TiVA) </w:t>
      </w:r>
      <w:proofErr w:type="spellStart"/>
      <w:r>
        <w:t>database</w:t>
      </w:r>
      <w:proofErr w:type="spellEnd"/>
      <w:r>
        <w:t xml:space="preserve"> e Inter-Country Input-Output (ICIO) tables. OECD Publishing. https://www.oecd.org/sti/ind/measuring-trade-in-value-added.htm</w:t>
      </w:r>
    </w:p>
    <w:p w14:paraId="37CC42CC" w14:textId="77777777" w:rsidR="00F05D31" w:rsidRDefault="00000000" w:rsidP="00AE0E4C">
      <w:pPr>
        <w:ind w:left="709" w:hanging="709"/>
        <w:jc w:val="both"/>
      </w:pPr>
      <w:proofErr w:type="spellStart"/>
      <w:r>
        <w:t>Oosterhaven</w:t>
      </w:r>
      <w:proofErr w:type="spellEnd"/>
      <w:r>
        <w:t xml:space="preserve">, J. (1988). </w:t>
      </w:r>
      <w:proofErr w:type="spellStart"/>
      <w:r>
        <w:t>On</w:t>
      </w:r>
      <w:proofErr w:type="spellEnd"/>
      <w:r>
        <w:t xml:space="preserve"> </w:t>
      </w:r>
      <w:proofErr w:type="spellStart"/>
      <w:r>
        <w:t>the</w:t>
      </w:r>
      <w:proofErr w:type="spellEnd"/>
      <w:r>
        <w:t xml:space="preserve"> </w:t>
      </w:r>
      <w:proofErr w:type="spellStart"/>
      <w:r>
        <w:t>plausibility</w:t>
      </w:r>
      <w:proofErr w:type="spellEnd"/>
      <w:r>
        <w:t xml:space="preserve"> </w:t>
      </w:r>
      <w:proofErr w:type="spellStart"/>
      <w:r>
        <w:t>of</w:t>
      </w:r>
      <w:proofErr w:type="spellEnd"/>
      <w:r>
        <w:t xml:space="preserve"> </w:t>
      </w:r>
      <w:proofErr w:type="spellStart"/>
      <w:r>
        <w:t>the</w:t>
      </w:r>
      <w:proofErr w:type="spellEnd"/>
      <w:r>
        <w:t xml:space="preserve"> </w:t>
      </w:r>
      <w:proofErr w:type="spellStart"/>
      <w:r>
        <w:t>supply-driven</w:t>
      </w:r>
      <w:proofErr w:type="spellEnd"/>
      <w:r>
        <w:t xml:space="preserve"> input-output </w:t>
      </w:r>
      <w:proofErr w:type="spellStart"/>
      <w:r>
        <w:t>model</w:t>
      </w:r>
      <w:proofErr w:type="spellEnd"/>
      <w:r>
        <w:t xml:space="preserve">. </w:t>
      </w:r>
      <w:proofErr w:type="spellStart"/>
      <w:r>
        <w:t>Journal</w:t>
      </w:r>
      <w:proofErr w:type="spellEnd"/>
      <w:r>
        <w:t xml:space="preserve"> </w:t>
      </w:r>
      <w:proofErr w:type="spellStart"/>
      <w:r>
        <w:t>of</w:t>
      </w:r>
      <w:proofErr w:type="spellEnd"/>
      <w:r>
        <w:t xml:space="preserve"> Regional </w:t>
      </w:r>
      <w:proofErr w:type="spellStart"/>
      <w:r>
        <w:t>Science</w:t>
      </w:r>
      <w:proofErr w:type="spellEnd"/>
      <w:r>
        <w:t>, 28(2), 203-217. https://doi.org/10.1111/j.1467-9787.1988.tb01208.x</w:t>
      </w:r>
    </w:p>
    <w:p w14:paraId="322B541E" w14:textId="77777777" w:rsidR="00FE4EE1" w:rsidRDefault="00000000" w:rsidP="00AE0E4C">
      <w:pPr>
        <w:ind w:left="709" w:hanging="709"/>
        <w:jc w:val="both"/>
      </w:pPr>
      <w:proofErr w:type="spellStart"/>
      <w:r>
        <w:t>Prebisch</w:t>
      </w:r>
      <w:proofErr w:type="spellEnd"/>
      <w:r>
        <w:t xml:space="preserve">, R. (1950). The </w:t>
      </w:r>
      <w:proofErr w:type="spellStart"/>
      <w:r>
        <w:t>economic</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Latin</w:t>
      </w:r>
      <w:proofErr w:type="spellEnd"/>
      <w:r>
        <w:t xml:space="preserve"> </w:t>
      </w:r>
      <w:proofErr w:type="spellStart"/>
      <w:r>
        <w:t>America</w:t>
      </w:r>
      <w:proofErr w:type="spellEnd"/>
      <w:r>
        <w:t xml:space="preserve"> and </w:t>
      </w:r>
      <w:proofErr w:type="spellStart"/>
      <w:r>
        <w:t>its</w:t>
      </w:r>
      <w:proofErr w:type="spellEnd"/>
      <w:r>
        <w:t xml:space="preserve"> principal </w:t>
      </w:r>
      <w:proofErr w:type="spellStart"/>
      <w:r>
        <w:t>problems</w:t>
      </w:r>
      <w:proofErr w:type="spellEnd"/>
      <w:r>
        <w:t>. Comisión Económica para América Latina (CEPAL), Naciones Unidas.</w:t>
      </w:r>
    </w:p>
    <w:p w14:paraId="4346CBBB" w14:textId="77777777" w:rsidR="00F05D31" w:rsidRDefault="00000000" w:rsidP="00AE0E4C">
      <w:pPr>
        <w:ind w:left="709" w:hanging="709"/>
        <w:jc w:val="both"/>
      </w:pPr>
      <w:r>
        <w:t xml:space="preserve">Rasmussen, P. N. (1956). </w:t>
      </w:r>
      <w:proofErr w:type="spellStart"/>
      <w:r>
        <w:t>Studies</w:t>
      </w:r>
      <w:proofErr w:type="spellEnd"/>
      <w:r>
        <w:t xml:space="preserve"> in </w:t>
      </w:r>
      <w:proofErr w:type="spellStart"/>
      <w:r>
        <w:t>inter-sectoral</w:t>
      </w:r>
      <w:proofErr w:type="spellEnd"/>
      <w:r>
        <w:t xml:space="preserve"> </w:t>
      </w:r>
      <w:proofErr w:type="spellStart"/>
      <w:r>
        <w:t>relations</w:t>
      </w:r>
      <w:proofErr w:type="spellEnd"/>
      <w:r>
        <w:t>. North-Holland Publishing.</w:t>
      </w:r>
    </w:p>
    <w:p w14:paraId="0E028DB1" w14:textId="77777777" w:rsidR="00F05D31" w:rsidRDefault="00000000" w:rsidP="00AE0E4C">
      <w:pPr>
        <w:ind w:left="709" w:hanging="709"/>
        <w:jc w:val="both"/>
      </w:pPr>
      <w:r>
        <w:t xml:space="preserve">Sachs, J. D., y Warner, A. M. (1995). Natural </w:t>
      </w:r>
      <w:proofErr w:type="spellStart"/>
      <w:r>
        <w:t>resource</w:t>
      </w:r>
      <w:proofErr w:type="spellEnd"/>
      <w:r>
        <w:t xml:space="preserve"> </w:t>
      </w:r>
      <w:proofErr w:type="spellStart"/>
      <w:r>
        <w:t>abundance</w:t>
      </w:r>
      <w:proofErr w:type="spellEnd"/>
      <w:r>
        <w:t xml:space="preserve"> and </w:t>
      </w:r>
      <w:proofErr w:type="spellStart"/>
      <w:r>
        <w:t>economic</w:t>
      </w:r>
      <w:proofErr w:type="spellEnd"/>
      <w:r>
        <w:t xml:space="preserve"> </w:t>
      </w:r>
      <w:proofErr w:type="spellStart"/>
      <w:r>
        <w:t>growth</w:t>
      </w:r>
      <w:proofErr w:type="spellEnd"/>
      <w:r>
        <w:t xml:space="preserve"> (NBER Working Paper No. 5398). </w:t>
      </w:r>
      <w:proofErr w:type="spellStart"/>
      <w:r>
        <w:t>National</w:t>
      </w:r>
      <w:proofErr w:type="spellEnd"/>
      <w:r>
        <w:t xml:space="preserve"> Bureau </w:t>
      </w:r>
      <w:proofErr w:type="spellStart"/>
      <w:r>
        <w:t>of</w:t>
      </w:r>
      <w:proofErr w:type="spellEnd"/>
      <w:r>
        <w:t xml:space="preserve"> </w:t>
      </w:r>
      <w:proofErr w:type="spellStart"/>
      <w:r>
        <w:t>Economic</w:t>
      </w:r>
      <w:proofErr w:type="spellEnd"/>
      <w:r>
        <w:t xml:space="preserve"> </w:t>
      </w:r>
      <w:proofErr w:type="spellStart"/>
      <w:r>
        <w:t>Research</w:t>
      </w:r>
      <w:proofErr w:type="spellEnd"/>
      <w:r>
        <w:t>. https://doi.org/10.3386/w5398</w:t>
      </w:r>
    </w:p>
    <w:p w14:paraId="13028117" w14:textId="77777777" w:rsidR="00F05D31" w:rsidRDefault="00000000" w:rsidP="00AE0E4C">
      <w:pPr>
        <w:ind w:left="709" w:hanging="709"/>
        <w:jc w:val="both"/>
      </w:pPr>
      <w:r>
        <w:t>Sariego, J. L. (2009). El Estado y la minería mexicana: política, trabajo y sociedad durante el siglo XX. CIESAS / Fondo de Cultura Económica.</w:t>
      </w:r>
    </w:p>
    <w:p w14:paraId="621F1543" w14:textId="77777777" w:rsidR="00070255" w:rsidRDefault="00000000">
      <w:pPr>
        <w:ind w:left="709" w:hanging="709"/>
        <w:jc w:val="both"/>
        <w:rPr>
          <w:ins w:id="10" w:author="Revision consistencia (PIJCM)" w:date="2026-07-31T00:00:00Z"/>
        </w:rPr>
      </w:pPr>
      <w:proofErr w:type="spellStart"/>
      <w:ins w:id="11" w:author="Revision consistencia (PIJCM)" w:date="2026-07-31T00:00:00Z">
        <w:r>
          <w:t>Svampa</w:t>
        </w:r>
        <w:proofErr w:type="spellEnd"/>
        <w:r>
          <w:t xml:space="preserve">, M. (2013). «Consenso de los </w:t>
        </w:r>
        <w:proofErr w:type="spellStart"/>
        <w:r>
          <w:t>Commodities</w:t>
        </w:r>
        <w:proofErr w:type="spellEnd"/>
        <w:r>
          <w:t>» y lenguajes de valoración en América Latina. Nueva Sociedad, 244, 30-46.</w:t>
        </w:r>
      </w:ins>
    </w:p>
    <w:p w14:paraId="5D7F973C" w14:textId="77777777" w:rsidR="00F05D31" w:rsidRDefault="00000000" w:rsidP="00AE0E4C">
      <w:pPr>
        <w:ind w:left="709" w:hanging="709"/>
        <w:jc w:val="both"/>
      </w:pPr>
      <w:r>
        <w:t xml:space="preserve">U.S. Geological </w:t>
      </w:r>
      <w:proofErr w:type="spellStart"/>
      <w:r>
        <w:t>Survey</w:t>
      </w:r>
      <w:proofErr w:type="spellEnd"/>
      <w:r>
        <w:t xml:space="preserve">. (2025a). Mineral </w:t>
      </w:r>
      <w:proofErr w:type="spellStart"/>
      <w:r>
        <w:t>commodity</w:t>
      </w:r>
      <w:proofErr w:type="spellEnd"/>
      <w:r>
        <w:t xml:space="preserve"> </w:t>
      </w:r>
      <w:proofErr w:type="spellStart"/>
      <w:r>
        <w:t>summaries</w:t>
      </w:r>
      <w:proofErr w:type="spellEnd"/>
      <w:r>
        <w:t xml:space="preserve"> 2025. U.S. </w:t>
      </w:r>
      <w:proofErr w:type="spellStart"/>
      <w:r>
        <w:t>Department</w:t>
      </w:r>
      <w:proofErr w:type="spellEnd"/>
      <w:r>
        <w:t xml:space="preserve"> </w:t>
      </w:r>
      <w:proofErr w:type="spellStart"/>
      <w:r>
        <w:t>of</w:t>
      </w:r>
      <w:proofErr w:type="spellEnd"/>
      <w:r>
        <w:t xml:space="preserve"> </w:t>
      </w:r>
      <w:proofErr w:type="spellStart"/>
      <w:r>
        <w:t>the</w:t>
      </w:r>
      <w:proofErr w:type="spellEnd"/>
      <w:r>
        <w:t xml:space="preserve"> Interior. https://pubs.usgs.gov/periodicals/mcs2025/mcs2025.pdf</w:t>
      </w:r>
    </w:p>
    <w:p w14:paraId="02D9C838" w14:textId="77777777" w:rsidR="00F05D31" w:rsidRDefault="00000000" w:rsidP="00AE0E4C">
      <w:pPr>
        <w:ind w:left="709" w:hanging="709"/>
        <w:jc w:val="both"/>
      </w:pPr>
      <w:r>
        <w:t xml:space="preserve">U.S. Geological </w:t>
      </w:r>
      <w:proofErr w:type="spellStart"/>
      <w:r>
        <w:t>Survey</w:t>
      </w:r>
      <w:proofErr w:type="spellEnd"/>
      <w:r>
        <w:t xml:space="preserve">. (2025b). </w:t>
      </w:r>
      <w:proofErr w:type="spellStart"/>
      <w:r>
        <w:t>Methodology</w:t>
      </w:r>
      <w:proofErr w:type="spellEnd"/>
      <w:r>
        <w:t xml:space="preserve"> and </w:t>
      </w:r>
      <w:proofErr w:type="spellStart"/>
      <w:r>
        <w:t>technical</w:t>
      </w:r>
      <w:proofErr w:type="spellEnd"/>
      <w:r>
        <w:t xml:space="preserve"> input </w:t>
      </w:r>
      <w:proofErr w:type="spellStart"/>
      <w:r>
        <w:t>for</w:t>
      </w:r>
      <w:proofErr w:type="spellEnd"/>
      <w:r>
        <w:t xml:space="preserve"> </w:t>
      </w:r>
      <w:proofErr w:type="spellStart"/>
      <w:r>
        <w:t>the</w:t>
      </w:r>
      <w:proofErr w:type="spellEnd"/>
      <w:r>
        <w:t xml:space="preserve"> 2025 U.S. List </w:t>
      </w:r>
      <w:proofErr w:type="spellStart"/>
      <w:r>
        <w:t>of</w:t>
      </w:r>
      <w:proofErr w:type="spellEnd"/>
      <w:r>
        <w:t xml:space="preserve"> </w:t>
      </w:r>
      <w:proofErr w:type="spellStart"/>
      <w:r>
        <w:t>Critical</w:t>
      </w:r>
      <w:proofErr w:type="spellEnd"/>
      <w:r>
        <w:t xml:space="preserve"> </w:t>
      </w:r>
      <w:proofErr w:type="spellStart"/>
      <w:r>
        <w:t>Minerals</w:t>
      </w:r>
      <w:proofErr w:type="spellEnd"/>
      <w:r>
        <w:t xml:space="preserve"> (Open-File </w:t>
      </w:r>
      <w:proofErr w:type="spellStart"/>
      <w:r>
        <w:t>Report</w:t>
      </w:r>
      <w:proofErr w:type="spellEnd"/>
      <w:r>
        <w:t xml:space="preserve"> 2025-1047). https://pubs.usgs.gov/of/2025/1047/ofr20251047.pdf</w:t>
      </w:r>
    </w:p>
    <w:p w14:paraId="77E2C3A3" w14:textId="77777777" w:rsidR="00F05D31" w:rsidRDefault="00000000" w:rsidP="00AE0E4C">
      <w:pPr>
        <w:ind w:left="709" w:hanging="709"/>
        <w:jc w:val="both"/>
      </w:pPr>
      <w:r>
        <w:t xml:space="preserve">Williamson, O. E. (1985). The </w:t>
      </w:r>
      <w:proofErr w:type="spellStart"/>
      <w:r>
        <w:t>economic</w:t>
      </w:r>
      <w:proofErr w:type="spellEnd"/>
      <w:r>
        <w:t xml:space="preserve"> </w:t>
      </w:r>
      <w:proofErr w:type="spellStart"/>
      <w:r>
        <w:t>institutions</w:t>
      </w:r>
      <w:proofErr w:type="spellEnd"/>
      <w:r>
        <w:t xml:space="preserve"> </w:t>
      </w:r>
      <w:proofErr w:type="spellStart"/>
      <w:r>
        <w:t>of</w:t>
      </w:r>
      <w:proofErr w:type="spellEnd"/>
      <w:r>
        <w:t xml:space="preserve"> </w:t>
      </w:r>
      <w:proofErr w:type="spellStart"/>
      <w:r>
        <w:t>capitalism</w:t>
      </w:r>
      <w:proofErr w:type="spellEnd"/>
      <w:r>
        <w:t>. Free Press.</w:t>
      </w:r>
    </w:p>
    <w:sectPr w:rsidR="00F05D31">
      <w:footerReference w:type="default" r:id="rId7"/>
      <w:pgSz w:w="12240" w:h="15840"/>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111ED" w14:textId="77777777" w:rsidR="00441671" w:rsidRDefault="00441671">
      <w:r>
        <w:separator/>
      </w:r>
    </w:p>
  </w:endnote>
  <w:endnote w:type="continuationSeparator" w:id="0">
    <w:p w14:paraId="54D07FF4" w14:textId="77777777" w:rsidR="00441671" w:rsidRDefault="00441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0E020" w14:textId="77777777" w:rsidR="00F05D31" w:rsidRDefault="00000000">
    <w:pPr>
      <w:jc w:val="center"/>
    </w:pPr>
    <w:r>
      <w:rPr>
        <w:color w:val="9CA3AF"/>
        <w:sz w:val="18"/>
        <w:szCs w:val="18"/>
      </w:rPr>
      <w:t xml:space="preserve">Página </w:t>
    </w:r>
    <w:r>
      <w:rPr>
        <w:color w:val="9CA3AF"/>
        <w:sz w:val="18"/>
        <w:szCs w:val="18"/>
      </w:rPr>
      <w:fldChar w:fldCharType="begin"/>
    </w:r>
    <w:r>
      <w:rPr>
        <w:color w:val="9CA3AF"/>
        <w:sz w:val="18"/>
        <w:szCs w:val="18"/>
      </w:rPr>
      <w:instrText>PAGE</w:instrText>
    </w:r>
    <w:r>
      <w:rPr>
        <w:color w:val="9CA3AF"/>
        <w:sz w:val="18"/>
        <w:szCs w:val="18"/>
      </w:rPr>
      <w:fldChar w:fldCharType="separate"/>
    </w:r>
    <w:r w:rsidR="00610E91">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52798" w14:textId="77777777" w:rsidR="00441671" w:rsidRDefault="00441671">
      <w:r>
        <w:separator/>
      </w:r>
    </w:p>
  </w:footnote>
  <w:footnote w:type="continuationSeparator" w:id="0">
    <w:p w14:paraId="61A9EBD3" w14:textId="77777777" w:rsidR="00441671" w:rsidRDefault="004416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144FB"/>
    <w:multiLevelType w:val="hybridMultilevel"/>
    <w:tmpl w:val="AA74D43A"/>
    <w:lvl w:ilvl="0" w:tplc="5CEE852C">
      <w:start w:val="1"/>
      <w:numFmt w:val="bullet"/>
      <w:lvlText w:val="●"/>
      <w:lvlJc w:val="left"/>
      <w:pPr>
        <w:ind w:left="720" w:hanging="360"/>
      </w:pPr>
    </w:lvl>
    <w:lvl w:ilvl="1" w:tplc="4EC43FEE">
      <w:start w:val="1"/>
      <w:numFmt w:val="bullet"/>
      <w:lvlText w:val="○"/>
      <w:lvlJc w:val="left"/>
      <w:pPr>
        <w:ind w:left="1440" w:hanging="360"/>
      </w:pPr>
    </w:lvl>
    <w:lvl w:ilvl="2" w:tplc="205E0C62">
      <w:start w:val="1"/>
      <w:numFmt w:val="bullet"/>
      <w:lvlText w:val="■"/>
      <w:lvlJc w:val="left"/>
      <w:pPr>
        <w:ind w:left="2160" w:hanging="360"/>
      </w:pPr>
    </w:lvl>
    <w:lvl w:ilvl="3" w:tplc="7E6EB980">
      <w:start w:val="1"/>
      <w:numFmt w:val="bullet"/>
      <w:lvlText w:val="●"/>
      <w:lvlJc w:val="left"/>
      <w:pPr>
        <w:ind w:left="2880" w:hanging="360"/>
      </w:pPr>
    </w:lvl>
    <w:lvl w:ilvl="4" w:tplc="D1880E0C">
      <w:start w:val="1"/>
      <w:numFmt w:val="bullet"/>
      <w:lvlText w:val="○"/>
      <w:lvlJc w:val="left"/>
      <w:pPr>
        <w:ind w:left="3600" w:hanging="360"/>
      </w:pPr>
    </w:lvl>
    <w:lvl w:ilvl="5" w:tplc="47E6A0CA">
      <w:start w:val="1"/>
      <w:numFmt w:val="bullet"/>
      <w:lvlText w:val="■"/>
      <w:lvlJc w:val="left"/>
      <w:pPr>
        <w:ind w:left="4320" w:hanging="360"/>
      </w:pPr>
    </w:lvl>
    <w:lvl w:ilvl="6" w:tplc="D270D3EC">
      <w:start w:val="1"/>
      <w:numFmt w:val="bullet"/>
      <w:lvlText w:val="●"/>
      <w:lvlJc w:val="left"/>
      <w:pPr>
        <w:ind w:left="5040" w:hanging="360"/>
      </w:pPr>
    </w:lvl>
    <w:lvl w:ilvl="7" w:tplc="7AA8DF70">
      <w:start w:val="1"/>
      <w:numFmt w:val="bullet"/>
      <w:lvlText w:val="●"/>
      <w:lvlJc w:val="left"/>
      <w:pPr>
        <w:ind w:left="5760" w:hanging="360"/>
      </w:pPr>
    </w:lvl>
    <w:lvl w:ilvl="8" w:tplc="88743578">
      <w:start w:val="1"/>
      <w:numFmt w:val="bullet"/>
      <w:lvlText w:val="●"/>
      <w:lvlJc w:val="left"/>
      <w:pPr>
        <w:ind w:left="6480" w:hanging="360"/>
      </w:pPr>
    </w:lvl>
  </w:abstractNum>
  <w:abstractNum w:abstractNumId="1" w15:restartNumberingAfterBreak="0">
    <w:nsid w:val="4D3645A9"/>
    <w:multiLevelType w:val="hybridMultilevel"/>
    <w:tmpl w:val="BE52F086"/>
    <w:lvl w:ilvl="0" w:tplc="080A0017">
      <w:start w:val="1"/>
      <w:numFmt w:val="lowerLetter"/>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F441E30"/>
    <w:multiLevelType w:val="hybridMultilevel"/>
    <w:tmpl w:val="B0985328"/>
    <w:lvl w:ilvl="0" w:tplc="84EE016E">
      <w:start w:val="1"/>
      <w:numFmt w:val="bullet"/>
      <w:lvlText w:val="•"/>
      <w:lvlJc w:val="left"/>
      <w:pPr>
        <w:spacing w:after="100"/>
        <w:ind w:left="360" w:hanging="360"/>
      </w:pPr>
    </w:lvl>
    <w:lvl w:ilvl="1" w:tplc="5198A1F0">
      <w:numFmt w:val="decimal"/>
      <w:lvlText w:val=""/>
      <w:lvlJc w:val="left"/>
    </w:lvl>
    <w:lvl w:ilvl="2" w:tplc="1680919C">
      <w:numFmt w:val="decimal"/>
      <w:lvlText w:val=""/>
      <w:lvlJc w:val="left"/>
    </w:lvl>
    <w:lvl w:ilvl="3" w:tplc="B56EB596">
      <w:numFmt w:val="decimal"/>
      <w:lvlText w:val=""/>
      <w:lvlJc w:val="left"/>
    </w:lvl>
    <w:lvl w:ilvl="4" w:tplc="EB4A3DC0">
      <w:numFmt w:val="decimal"/>
      <w:lvlText w:val=""/>
      <w:lvlJc w:val="left"/>
    </w:lvl>
    <w:lvl w:ilvl="5" w:tplc="4B928F6E">
      <w:numFmt w:val="decimal"/>
      <w:lvlText w:val=""/>
      <w:lvlJc w:val="left"/>
    </w:lvl>
    <w:lvl w:ilvl="6" w:tplc="E1C28410">
      <w:numFmt w:val="decimal"/>
      <w:lvlText w:val=""/>
      <w:lvlJc w:val="left"/>
    </w:lvl>
    <w:lvl w:ilvl="7" w:tplc="CA34C7AA">
      <w:numFmt w:val="decimal"/>
      <w:lvlText w:val=""/>
      <w:lvlJc w:val="left"/>
    </w:lvl>
    <w:lvl w:ilvl="8" w:tplc="7D0CC26A">
      <w:numFmt w:val="decimal"/>
      <w:lvlText w:val=""/>
      <w:lvlJc w:val="left"/>
    </w:lvl>
  </w:abstractNum>
  <w:abstractNum w:abstractNumId="3" w15:restartNumberingAfterBreak="0">
    <w:nsid w:val="66EE7DE0"/>
    <w:multiLevelType w:val="hybridMultilevel"/>
    <w:tmpl w:val="7674CC00"/>
    <w:lvl w:ilvl="0" w:tplc="9D1238AA">
      <w:start w:val="1"/>
      <w:numFmt w:val="decimal"/>
      <w:lvlText w:val="%1."/>
      <w:lvlJc w:val="left"/>
      <w:pPr>
        <w:spacing w:after="100"/>
        <w:ind w:left="360" w:hanging="360"/>
      </w:pPr>
    </w:lvl>
    <w:lvl w:ilvl="1" w:tplc="1A34808C">
      <w:numFmt w:val="decimal"/>
      <w:lvlText w:val=""/>
      <w:lvlJc w:val="left"/>
    </w:lvl>
    <w:lvl w:ilvl="2" w:tplc="14600538">
      <w:numFmt w:val="decimal"/>
      <w:lvlText w:val=""/>
      <w:lvlJc w:val="left"/>
    </w:lvl>
    <w:lvl w:ilvl="3" w:tplc="A836AD7A">
      <w:numFmt w:val="decimal"/>
      <w:lvlText w:val=""/>
      <w:lvlJc w:val="left"/>
    </w:lvl>
    <w:lvl w:ilvl="4" w:tplc="A1FE1D1E">
      <w:numFmt w:val="decimal"/>
      <w:lvlText w:val=""/>
      <w:lvlJc w:val="left"/>
    </w:lvl>
    <w:lvl w:ilvl="5" w:tplc="61F670BC">
      <w:numFmt w:val="decimal"/>
      <w:lvlText w:val=""/>
      <w:lvlJc w:val="left"/>
    </w:lvl>
    <w:lvl w:ilvl="6" w:tplc="7C4E2B92">
      <w:numFmt w:val="decimal"/>
      <w:lvlText w:val=""/>
      <w:lvlJc w:val="left"/>
    </w:lvl>
    <w:lvl w:ilvl="7" w:tplc="EE86483C">
      <w:numFmt w:val="decimal"/>
      <w:lvlText w:val=""/>
      <w:lvlJc w:val="left"/>
    </w:lvl>
    <w:lvl w:ilvl="8" w:tplc="99D88C56">
      <w:numFmt w:val="decimal"/>
      <w:lvlText w:val=""/>
      <w:lvlJc w:val="left"/>
    </w:lvl>
  </w:abstractNum>
  <w:num w:numId="1" w16cid:durableId="1527257261">
    <w:abstractNumId w:val="0"/>
    <w:lvlOverride w:ilvl="0">
      <w:startOverride w:val="1"/>
    </w:lvlOverride>
  </w:num>
  <w:num w:numId="2" w16cid:durableId="549345361">
    <w:abstractNumId w:val="2"/>
    <w:lvlOverride w:ilvl="0">
      <w:startOverride w:val="1"/>
    </w:lvlOverride>
  </w:num>
  <w:num w:numId="3" w16cid:durableId="1961297500">
    <w:abstractNumId w:val="3"/>
    <w:lvlOverride w:ilvl="0">
      <w:startOverride w:val="1"/>
    </w:lvlOverride>
  </w:num>
  <w:num w:numId="4" w16cid:durableId="1906992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D31"/>
    <w:rsid w:val="000276E4"/>
    <w:rsid w:val="00032D33"/>
    <w:rsid w:val="00056EA2"/>
    <w:rsid w:val="00070255"/>
    <w:rsid w:val="001968D0"/>
    <w:rsid w:val="001C7D13"/>
    <w:rsid w:val="002059B6"/>
    <w:rsid w:val="0028774C"/>
    <w:rsid w:val="002B0CE9"/>
    <w:rsid w:val="00306C57"/>
    <w:rsid w:val="00330B0A"/>
    <w:rsid w:val="003355DF"/>
    <w:rsid w:val="003B0570"/>
    <w:rsid w:val="0042049B"/>
    <w:rsid w:val="00420C39"/>
    <w:rsid w:val="00423C4C"/>
    <w:rsid w:val="00436554"/>
    <w:rsid w:val="00441671"/>
    <w:rsid w:val="00444E42"/>
    <w:rsid w:val="0049076A"/>
    <w:rsid w:val="00494E0D"/>
    <w:rsid w:val="004C4C30"/>
    <w:rsid w:val="00502008"/>
    <w:rsid w:val="00503192"/>
    <w:rsid w:val="00610E91"/>
    <w:rsid w:val="006953D8"/>
    <w:rsid w:val="00695BAB"/>
    <w:rsid w:val="006D091F"/>
    <w:rsid w:val="006D2D38"/>
    <w:rsid w:val="00704D27"/>
    <w:rsid w:val="00721726"/>
    <w:rsid w:val="00725DB1"/>
    <w:rsid w:val="00762DF0"/>
    <w:rsid w:val="007A0465"/>
    <w:rsid w:val="0082300B"/>
    <w:rsid w:val="008301D7"/>
    <w:rsid w:val="00831695"/>
    <w:rsid w:val="0088630F"/>
    <w:rsid w:val="008952EE"/>
    <w:rsid w:val="00992E0C"/>
    <w:rsid w:val="009C22D4"/>
    <w:rsid w:val="009C6BE7"/>
    <w:rsid w:val="009E6A19"/>
    <w:rsid w:val="00A20D72"/>
    <w:rsid w:val="00A960B3"/>
    <w:rsid w:val="00AE0E4C"/>
    <w:rsid w:val="00B40FC2"/>
    <w:rsid w:val="00BE3027"/>
    <w:rsid w:val="00C9087E"/>
    <w:rsid w:val="00C94B5B"/>
    <w:rsid w:val="00CA0D40"/>
    <w:rsid w:val="00CF7243"/>
    <w:rsid w:val="00D01E14"/>
    <w:rsid w:val="00DA0DA6"/>
    <w:rsid w:val="00EB3E16"/>
    <w:rsid w:val="00EC4C24"/>
    <w:rsid w:val="00F05D31"/>
    <w:rsid w:val="00F0644F"/>
    <w:rsid w:val="00FB15B7"/>
    <w:rsid w:val="00FD3352"/>
    <w:rsid w:val="00FE4E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E0FC"/>
  <w15:docId w15:val="{216F2A6C-1445-49F7-9ECA-A1609139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D38"/>
    <w:pPr>
      <w:contextualSpacing/>
    </w:pPr>
    <w:rPr>
      <w:rFonts w:ascii="Times New Roman" w:hAnsi="Times New Roman"/>
      <w:sz w:val="20"/>
    </w:rPr>
  </w:style>
  <w:style w:type="paragraph" w:styleId="Ttulo1">
    <w:name w:val="heading 1"/>
    <w:uiPriority w:val="9"/>
    <w:qFormat/>
    <w:rsid w:val="006D2D38"/>
    <w:pPr>
      <w:spacing w:before="120"/>
      <w:jc w:val="both"/>
      <w:outlineLvl w:val="0"/>
    </w:pPr>
    <w:rPr>
      <w:rFonts w:ascii="Times New Roman" w:hAnsi="Times New Roman"/>
      <w:b/>
      <w:bCs/>
      <w:sz w:val="28"/>
      <w:szCs w:val="26"/>
    </w:rPr>
  </w:style>
  <w:style w:type="paragraph" w:styleId="Ttulo2">
    <w:name w:val="heading 2"/>
    <w:uiPriority w:val="9"/>
    <w:unhideWhenUsed/>
    <w:qFormat/>
    <w:rsid w:val="006D2D38"/>
    <w:pPr>
      <w:spacing w:before="120" w:after="120"/>
      <w:outlineLvl w:val="1"/>
    </w:pPr>
    <w:rPr>
      <w:rFonts w:ascii="Times New Roman" w:hAnsi="Times New Roman"/>
      <w:b/>
      <w:bCs/>
      <w:szCs w:val="23"/>
    </w:rPr>
  </w:style>
  <w:style w:type="paragraph" w:styleId="Ttulo3">
    <w:name w:val="heading 3"/>
    <w:uiPriority w:val="9"/>
    <w:semiHidden/>
    <w:unhideWhenUsed/>
    <w:qFormat/>
    <w:rsid w:val="006D2D38"/>
    <w:pPr>
      <w:outlineLvl w:val="2"/>
    </w:pPr>
    <w:rPr>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rsid w:val="006D2D38"/>
    <w:pPr>
      <w:contextualSpacing/>
    </w:pPr>
    <w:rPr>
      <w:rFonts w:ascii="Times New Roman" w:hAnsi="Times New Roman"/>
      <w:sz w:val="20"/>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276E4"/>
    <w:pPr>
      <w:tabs>
        <w:tab w:val="center" w:pos="4419"/>
        <w:tab w:val="right" w:pos="8838"/>
      </w:tabs>
    </w:pPr>
  </w:style>
  <w:style w:type="character" w:customStyle="1" w:styleId="EncabezadoCar">
    <w:name w:val="Encabezado Car"/>
    <w:basedOn w:val="Fuentedeprrafopredeter"/>
    <w:link w:val="Encabezado"/>
    <w:uiPriority w:val="99"/>
    <w:rsid w:val="000276E4"/>
    <w:rPr>
      <w:sz w:val="20"/>
    </w:rPr>
  </w:style>
  <w:style w:type="paragraph" w:styleId="Piedepgina">
    <w:name w:val="footer"/>
    <w:basedOn w:val="Normal"/>
    <w:link w:val="PiedepginaCar"/>
    <w:uiPriority w:val="99"/>
    <w:unhideWhenUsed/>
    <w:rsid w:val="000276E4"/>
    <w:pPr>
      <w:tabs>
        <w:tab w:val="center" w:pos="4419"/>
        <w:tab w:val="right" w:pos="8838"/>
      </w:tabs>
    </w:pPr>
  </w:style>
  <w:style w:type="character" w:customStyle="1" w:styleId="PiedepginaCar">
    <w:name w:val="Pie de página Car"/>
    <w:basedOn w:val="Fuentedeprrafopredeter"/>
    <w:link w:val="Piedepgina"/>
    <w:uiPriority w:val="99"/>
    <w:rsid w:val="000276E4"/>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1870</TotalTime>
  <Pages>9</Pages>
  <Words>3966</Words>
  <Characters>21813</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Cortés</cp:lastModifiedBy>
  <cp:revision>30</cp:revision>
  <cp:lastPrinted>2026-07-24T04:05:00Z</cp:lastPrinted>
  <dcterms:created xsi:type="dcterms:W3CDTF">2026-07-06T23:02:00Z</dcterms:created>
  <dcterms:modified xsi:type="dcterms:W3CDTF">2026-08-01T05:43:00Z</dcterms:modified>
</cp:coreProperties>
</file>